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1E0" w:firstRow="1" w:lastRow="1" w:firstColumn="1" w:lastColumn="1" w:noHBand="0" w:noVBand="0"/>
      </w:tblPr>
      <w:tblGrid>
        <w:gridCol w:w="9571"/>
      </w:tblGrid>
      <w:tr w:rsidR="00CD23B7" w:rsidRPr="00CD23B7" w14:paraId="184FDA71" w14:textId="77777777" w:rsidTr="00291174">
        <w:tc>
          <w:tcPr>
            <w:tcW w:w="5000" w:type="pct"/>
            <w:hideMark/>
          </w:tcPr>
          <w:tbl>
            <w:tblPr>
              <w:tblW w:w="5000" w:type="pct"/>
              <w:tblLook w:val="01E0" w:firstRow="1" w:lastRow="1" w:firstColumn="1" w:lastColumn="1" w:noHBand="0" w:noVBand="0"/>
            </w:tblPr>
            <w:tblGrid>
              <w:gridCol w:w="9355"/>
            </w:tblGrid>
            <w:tr w:rsidR="00CD23B7" w:rsidRPr="00CD23B7" w14:paraId="3A950B35" w14:textId="77777777" w:rsidTr="00291174">
              <w:tc>
                <w:tcPr>
                  <w:tcW w:w="5000" w:type="pct"/>
                  <w:hideMark/>
                </w:tcPr>
                <w:p w14:paraId="0CDAA267" w14:textId="77777777" w:rsidR="00CD23B7" w:rsidRPr="00CD23B7" w:rsidRDefault="00CD23B7" w:rsidP="00291174">
                  <w:pPr>
                    <w:suppressAutoHyphens/>
                    <w:spacing w:line="276" w:lineRule="auto"/>
                    <w:jc w:val="center"/>
                    <w:rPr>
                      <w:rFonts w:eastAsia="Times New Roman" w:cs="Times New Roman"/>
                      <w:sz w:val="22"/>
                      <w:lang w:val="ru-RU" w:eastAsia="ar-SA"/>
                    </w:rPr>
                  </w:pPr>
                  <w:bookmarkStart w:id="0" w:name="содержание"/>
                  <w:r w:rsidRPr="00CD23B7">
                    <w:rPr>
                      <w:rFonts w:eastAsia="Times New Roman" w:cs="Times New Roman"/>
                      <w:sz w:val="22"/>
                      <w:lang w:val="ru-RU" w:eastAsia="ar-SA"/>
                    </w:rPr>
                    <w:t>МИНИСТЕРСТВО НАУКИ И ВЫСШЕГО ОБРАЗОВАНИЯ РОССИЙСКОЙ ФЕДЕРАЦИИ</w:t>
                  </w:r>
                </w:p>
              </w:tc>
            </w:tr>
            <w:tr w:rsidR="00CD23B7" w:rsidRPr="00CD23B7" w14:paraId="41E82ECB" w14:textId="77777777" w:rsidTr="00291174">
              <w:tc>
                <w:tcPr>
                  <w:tcW w:w="5000" w:type="pct"/>
                  <w:hideMark/>
                </w:tcPr>
                <w:p w14:paraId="02DBB62B" w14:textId="77777777" w:rsidR="00CD23B7" w:rsidRPr="00CD23B7" w:rsidRDefault="00CD23B7" w:rsidP="00291174">
                  <w:pPr>
                    <w:suppressAutoHyphens/>
                    <w:spacing w:line="276" w:lineRule="auto"/>
                    <w:jc w:val="center"/>
                    <w:rPr>
                      <w:rFonts w:eastAsia="Times New Roman" w:cs="Times New Roman"/>
                      <w:sz w:val="18"/>
                      <w:szCs w:val="18"/>
                      <w:lang w:val="ru-RU" w:eastAsia="ar-SA"/>
                    </w:rPr>
                  </w:pPr>
                  <w:r w:rsidRPr="00CD23B7">
                    <w:rPr>
                      <w:rFonts w:ascii="Times New Roman CYR" w:eastAsia="Times New Roman" w:hAnsi="Times New Roman CYR" w:cs="Times New Roman"/>
                      <w:sz w:val="16"/>
                      <w:szCs w:val="16"/>
                      <w:lang w:val="ru-RU" w:eastAsia="ar-SA"/>
                    </w:rPr>
                    <w:t xml:space="preserve">ФЕДЕРАЛЬНОЕ ГОСУДАРСТВЕННОЕ АВТОНОМНОЕ ОБРАЗОВАТЕЛЬНОЕ УЧРЕЖДЕНИЕ </w:t>
                  </w:r>
                  <w:r w:rsidRPr="00CD23B7">
                    <w:rPr>
                      <w:rFonts w:ascii="Times New Roman CYR" w:eastAsia="Times New Roman" w:hAnsi="Times New Roman CYR" w:cs="Times New Roman"/>
                      <w:caps/>
                      <w:sz w:val="16"/>
                      <w:szCs w:val="16"/>
                      <w:lang w:val="ru-RU" w:eastAsia="ar-SA"/>
                    </w:rPr>
                    <w:t>высшего образования</w:t>
                  </w:r>
                </w:p>
              </w:tc>
            </w:tr>
            <w:tr w:rsidR="00CD23B7" w14:paraId="1366A470" w14:textId="77777777" w:rsidTr="00291174">
              <w:tc>
                <w:tcPr>
                  <w:tcW w:w="5000" w:type="pct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hideMark/>
                </w:tcPr>
                <w:p w14:paraId="0357EACF" w14:textId="77777777" w:rsidR="00CD23B7" w:rsidRPr="00CD23B7" w:rsidRDefault="00CD23B7" w:rsidP="00291174">
                  <w:pPr>
                    <w:suppressAutoHyphens/>
                    <w:spacing w:line="276" w:lineRule="auto"/>
                    <w:jc w:val="center"/>
                    <w:rPr>
                      <w:rFonts w:ascii="Book Antiqua" w:eastAsia="Times New Roman" w:hAnsi="Book Antiqua" w:cs="Times New Roman"/>
                      <w:b/>
                      <w:sz w:val="22"/>
                      <w:lang w:val="ru-RU" w:eastAsia="ar-SA"/>
                    </w:rPr>
                  </w:pPr>
                  <w:r w:rsidRPr="00CD23B7">
                    <w:rPr>
                      <w:rFonts w:ascii="Book Antiqua" w:eastAsia="Times New Roman" w:hAnsi="Book Antiqua" w:cs="Times New Roman"/>
                      <w:b/>
                      <w:sz w:val="22"/>
                      <w:lang w:val="ru-RU" w:eastAsia="ar-SA"/>
                    </w:rPr>
                    <w:t>«Национальный исследовательский ядерный университет «МИФИ»</w:t>
                  </w:r>
                </w:p>
                <w:p w14:paraId="5ED7AF22" w14:textId="77777777" w:rsidR="00CD23B7" w:rsidRDefault="00CD23B7" w:rsidP="00291174">
                  <w:pPr>
                    <w:suppressAutoHyphens/>
                    <w:spacing w:line="276" w:lineRule="auto"/>
                    <w:jc w:val="center"/>
                    <w:rPr>
                      <w:rFonts w:eastAsia="Times New Roman" w:cs="Times New Roman"/>
                      <w:sz w:val="22"/>
                      <w:lang w:eastAsia="ar-SA"/>
                    </w:rPr>
                  </w:pPr>
                  <w:r>
                    <w:rPr>
                      <w:rFonts w:ascii="Book Antiqua" w:eastAsia="Times New Roman" w:hAnsi="Book Antiqua" w:cs="Times New Roman"/>
                      <w:b/>
                      <w:sz w:val="22"/>
                      <w:lang w:eastAsia="ar-SA"/>
                    </w:rPr>
                    <w:t>(НИЯУ МИФИ)</w:t>
                  </w:r>
                </w:p>
              </w:tc>
            </w:tr>
            <w:tr w:rsidR="00CD23B7" w14:paraId="36E9C9C1" w14:textId="77777777" w:rsidTr="00291174">
              <w:tc>
                <w:tcPr>
                  <w:tcW w:w="5000" w:type="pct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hideMark/>
                </w:tcPr>
                <w:p w14:paraId="63BF248B" w14:textId="77777777" w:rsidR="00CD23B7" w:rsidRDefault="00CD23B7" w:rsidP="00291174">
                  <w:pPr>
                    <w:suppressAutoHyphens/>
                    <w:spacing w:line="276" w:lineRule="auto"/>
                    <w:jc w:val="center"/>
                    <w:rPr>
                      <w:rFonts w:eastAsia="Times New Roman" w:cs="Times New Roman"/>
                      <w:sz w:val="22"/>
                      <w:lang w:eastAsia="ar-SA"/>
                    </w:rPr>
                  </w:pPr>
                  <w:r>
                    <w:rPr>
                      <w:rFonts w:eastAsia="Times New Roman" w:cs="Times New Roman"/>
                      <w:sz w:val="22"/>
                      <w:lang w:eastAsia="ar-SA"/>
                    </w:rPr>
                    <w:t>ИНСТИТУТ ИНТЕЛЛЕКТУАЛЬНЫХ КИБЕРНЕТИЧЕСКИХ СИСТЕМ</w:t>
                  </w:r>
                </w:p>
              </w:tc>
            </w:tr>
            <w:tr w:rsidR="00CD23B7" w:rsidRPr="00CD23B7" w14:paraId="593C9392" w14:textId="77777777" w:rsidTr="00291174">
              <w:tc>
                <w:tcPr>
                  <w:tcW w:w="5000" w:type="pct"/>
                  <w:hideMark/>
                </w:tcPr>
                <w:p w14:paraId="41EDC21C" w14:textId="77777777" w:rsidR="00CD23B7" w:rsidRPr="00CD23B7" w:rsidRDefault="00CD23B7" w:rsidP="00291174">
                  <w:pPr>
                    <w:suppressAutoHyphens/>
                    <w:spacing w:line="276" w:lineRule="auto"/>
                    <w:jc w:val="center"/>
                    <w:rPr>
                      <w:rFonts w:eastAsia="Times New Roman" w:cs="Times New Roman"/>
                      <w:sz w:val="22"/>
                      <w:lang w:val="ru-RU" w:eastAsia="ar-SA"/>
                    </w:rPr>
                  </w:pPr>
                  <w:r w:rsidRPr="00CD23B7">
                    <w:rPr>
                      <w:rFonts w:eastAsia="Times New Roman" w:cs="Times New Roman"/>
                      <w:sz w:val="22"/>
                      <w:lang w:val="ru-RU" w:eastAsia="ar-SA"/>
                    </w:rPr>
                    <w:t>КАФЕДРА «КОМПЬЮТЕРНЫЕ СИСТЕМЫ И ТЕХНОЛОГИИ» (№12)</w:t>
                  </w:r>
                </w:p>
              </w:tc>
            </w:tr>
          </w:tbl>
          <w:p w14:paraId="03F63B5C" w14:textId="77777777" w:rsidR="00CD23B7" w:rsidRPr="00CD23B7" w:rsidRDefault="00CD23B7" w:rsidP="00291174">
            <w:pPr>
              <w:jc w:val="left"/>
              <w:rPr>
                <w:rFonts w:asciiTheme="minorHAnsi" w:hAnsiTheme="minorHAnsi"/>
                <w:kern w:val="2"/>
                <w:sz w:val="22"/>
                <w:lang w:val="ru-RU"/>
              </w:rPr>
            </w:pPr>
          </w:p>
        </w:tc>
      </w:tr>
      <w:tr w:rsidR="00CD23B7" w:rsidRPr="00CD23B7" w14:paraId="0E4131F0" w14:textId="77777777" w:rsidTr="00291174">
        <w:tc>
          <w:tcPr>
            <w:tcW w:w="5000" w:type="pct"/>
          </w:tcPr>
          <w:p w14:paraId="4A7BE65C" w14:textId="77777777" w:rsidR="00CD23B7" w:rsidRPr="00CD23B7" w:rsidRDefault="00CD23B7" w:rsidP="00291174">
            <w:pPr>
              <w:suppressAutoHyphens/>
              <w:ind w:left="-108"/>
              <w:jc w:val="center"/>
              <w:rPr>
                <w:rFonts w:ascii="Times New Roman CYR" w:eastAsia="Times New Roman" w:hAnsi="Times New Roman CYR" w:cs="Times New Roman"/>
                <w:spacing w:val="20"/>
                <w:sz w:val="24"/>
                <w:lang w:val="ru-RU" w:eastAsia="ar-SA"/>
              </w:rPr>
            </w:pPr>
          </w:p>
        </w:tc>
      </w:tr>
    </w:tbl>
    <w:p w14:paraId="762587D8" w14:textId="77777777" w:rsidR="00CD23B7" w:rsidRPr="00CD23B7" w:rsidRDefault="00CD23B7" w:rsidP="00CD23B7">
      <w:pPr>
        <w:suppressAutoHyphens/>
        <w:rPr>
          <w:rFonts w:ascii="Times New Roman CYR" w:eastAsia="Times New Roman" w:hAnsi="Times New Roman CYR" w:cs="Times New Roman"/>
          <w:b/>
          <w:spacing w:val="40"/>
          <w:sz w:val="20"/>
          <w:szCs w:val="20"/>
          <w:lang w:val="ru-RU" w:eastAsia="ar-SA"/>
        </w:rPr>
      </w:pPr>
    </w:p>
    <w:p w14:paraId="18D96A7F" w14:textId="77777777" w:rsidR="00CD23B7" w:rsidRPr="00CD23B7" w:rsidRDefault="00CD23B7" w:rsidP="00CD23B7">
      <w:pPr>
        <w:suppressAutoHyphens/>
        <w:jc w:val="center"/>
        <w:rPr>
          <w:rFonts w:ascii="Times New Roman CYR" w:eastAsia="Times New Roman" w:hAnsi="Times New Roman CYR" w:cs="Times New Roman"/>
          <w:b/>
          <w:szCs w:val="28"/>
          <w:lang w:val="ru-RU" w:eastAsia="ar-SA"/>
        </w:rPr>
      </w:pPr>
      <w:r w:rsidRPr="00CD23B7">
        <w:rPr>
          <w:rFonts w:ascii="Times New Roman CYR" w:eastAsia="Times New Roman" w:hAnsi="Times New Roman CYR" w:cs="Times New Roman"/>
          <w:b/>
          <w:spacing w:val="40"/>
          <w:szCs w:val="28"/>
          <w:lang w:val="ru-RU" w:eastAsia="ar-SA"/>
        </w:rPr>
        <w:t>ОТЧЕТ</w:t>
      </w:r>
    </w:p>
    <w:p w14:paraId="4BECCD75" w14:textId="6B726019" w:rsidR="00CD23B7" w:rsidRPr="00CD23B7" w:rsidRDefault="00CD23B7" w:rsidP="00CD23B7">
      <w:pPr>
        <w:suppressAutoHyphens/>
        <w:jc w:val="center"/>
        <w:rPr>
          <w:rFonts w:ascii="Times New Roman CYR" w:eastAsia="Times New Roman" w:hAnsi="Times New Roman CYR" w:cs="Times New Roman"/>
          <w:b/>
          <w:sz w:val="24"/>
          <w:lang w:val="ru-RU" w:eastAsia="ar-SA"/>
        </w:rPr>
      </w:pPr>
      <w:r w:rsidRPr="00CD23B7">
        <w:rPr>
          <w:rFonts w:ascii="Times New Roman CYR" w:eastAsia="Times New Roman" w:hAnsi="Times New Roman CYR" w:cs="Times New Roman"/>
          <w:b/>
          <w:szCs w:val="28"/>
          <w:lang w:val="ru-RU" w:eastAsia="ar-SA"/>
        </w:rPr>
        <w:t>МЕТОДЫ И СРЕДСТВА ВЕДЕНИЯ НАУЧНО-ИССЛЕДОВАТЕЛЬСКОЙ РАБОТЫ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98"/>
        <w:gridCol w:w="542"/>
        <w:gridCol w:w="1472"/>
        <w:gridCol w:w="2850"/>
        <w:gridCol w:w="385"/>
        <w:gridCol w:w="750"/>
        <w:gridCol w:w="1080"/>
        <w:gridCol w:w="1294"/>
      </w:tblGrid>
      <w:tr w:rsidR="00CD23B7" w:rsidRPr="00CD23B7" w14:paraId="5E59A995" w14:textId="77777777" w:rsidTr="00CD23B7">
        <w:tc>
          <w:tcPr>
            <w:tcW w:w="5000" w:type="pct"/>
            <w:gridSpan w:val="8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  <w:hideMark/>
          </w:tcPr>
          <w:p w14:paraId="5692F1F8" w14:textId="77777777" w:rsidR="00CD23B7" w:rsidRPr="00CD23B7" w:rsidRDefault="00CD23B7" w:rsidP="00CD23B7">
            <w:pPr>
              <w:suppressAutoHyphens/>
              <w:snapToGrid w:val="0"/>
              <w:ind w:left="709" w:hanging="709"/>
              <w:jc w:val="center"/>
              <w:rPr>
                <w:rFonts w:ascii="Times New Roman CYR" w:eastAsia="Times New Roman" w:hAnsi="Times New Roman CYR" w:cs="Times New Roman"/>
                <w:b/>
                <w:sz w:val="24"/>
                <w:lang w:val="ru-RU" w:eastAsia="ar-SA"/>
              </w:rPr>
            </w:pPr>
            <w:bookmarkStart w:id="1" w:name="_Hlk201601798"/>
            <w:r w:rsidRPr="00CD23B7">
              <w:rPr>
                <w:rFonts w:ascii="Times New Roman CYR" w:eastAsia="Times New Roman" w:hAnsi="Times New Roman CYR" w:cs="Times New Roman"/>
                <w:b/>
                <w:sz w:val="24"/>
                <w:lang w:val="ru-RU" w:eastAsia="ar-SA"/>
              </w:rPr>
              <w:t>Тема:</w:t>
            </w:r>
            <w:r w:rsidRPr="00CD23B7">
              <w:rPr>
                <w:rFonts w:ascii="Times New Roman CYR" w:eastAsia="Times New Roman" w:hAnsi="Times New Roman CYR" w:cs="Times New Roman"/>
                <w:sz w:val="24"/>
                <w:lang w:val="ru-RU" w:eastAsia="ar-SA"/>
              </w:rPr>
              <w:t xml:space="preserve"> Проектирование</w:t>
            </w:r>
            <w:r w:rsidRPr="00CD23B7">
              <w:rPr>
                <w:sz w:val="24"/>
                <w:lang w:val="ru-RU"/>
              </w:rPr>
              <w:t xml:space="preserve"> и реализация пилотного проекта объектного хранилища данных</w:t>
            </w:r>
            <w:r w:rsidRPr="00CD23B7">
              <w:rPr>
                <w:rFonts w:ascii="Times New Roman CYR" w:eastAsia="Times New Roman" w:hAnsi="Times New Roman CYR" w:cs="Times New Roman"/>
                <w:sz w:val="24"/>
                <w:lang w:val="ru-RU" w:eastAsia="ar-SA"/>
              </w:rPr>
              <w:t xml:space="preserve"> </w:t>
            </w:r>
            <w:bookmarkEnd w:id="1"/>
            <w:del w:id="2" w:author="Krasnikova Svetlana Anatolyevna" w:date="2026-01-23T15:11:00Z">
              <w:r w:rsidRPr="00CD23B7" w:rsidDel="0053430E">
                <w:rPr>
                  <w:rFonts w:ascii="Times New Roman CYR" w:eastAsia="Times New Roman" w:hAnsi="Times New Roman CYR" w:cs="Times New Roman"/>
                  <w:sz w:val="24"/>
                  <w:lang w:val="ru-RU" w:eastAsia="ar-SA"/>
                </w:rPr>
                <w:br/>
              </w:r>
            </w:del>
          </w:p>
        </w:tc>
      </w:tr>
      <w:tr w:rsidR="00CD23B7" w:rsidRPr="003919B7" w14:paraId="27E6C9C9" w14:textId="77777777" w:rsidTr="00CD23B7">
        <w:trPr>
          <w:trHeight w:val="170"/>
        </w:trPr>
        <w:tc>
          <w:tcPr>
            <w:tcW w:w="626" w:type="pct"/>
            <w:vAlign w:val="center"/>
          </w:tcPr>
          <w:p w14:paraId="30CBA7F3" w14:textId="77777777" w:rsidR="00CD23B7" w:rsidRPr="00CD23B7" w:rsidRDefault="00CD23B7" w:rsidP="00CD23B7">
            <w:pPr>
              <w:suppressAutoHyphens/>
              <w:snapToGrid w:val="0"/>
              <w:jc w:val="right"/>
              <w:rPr>
                <w:rFonts w:ascii="Times New Roman CYR" w:eastAsia="Times New Roman" w:hAnsi="Times New Roman CYR" w:cs="Times New Roman"/>
                <w:sz w:val="24"/>
                <w:lang w:val="ru-RU" w:eastAsia="ar-SA"/>
              </w:rPr>
            </w:pPr>
          </w:p>
          <w:p w14:paraId="0FF6E18F" w14:textId="77777777" w:rsidR="00CD23B7" w:rsidRPr="003919B7" w:rsidRDefault="00CD23B7" w:rsidP="00CD23B7">
            <w:pPr>
              <w:suppressAutoHyphens/>
              <w:jc w:val="right"/>
              <w:rPr>
                <w:rFonts w:ascii="Times New Roman CYR" w:eastAsia="Times New Roman" w:hAnsi="Times New Roman CYR" w:cs="Times New Roman"/>
                <w:sz w:val="24"/>
                <w:lang w:eastAsia="ar-SA"/>
              </w:rPr>
            </w:pPr>
            <w:proofErr w:type="spellStart"/>
            <w:r w:rsidRPr="003919B7">
              <w:rPr>
                <w:rFonts w:ascii="Times New Roman CYR" w:eastAsia="Times New Roman" w:hAnsi="Times New Roman CYR" w:cs="Times New Roman"/>
                <w:sz w:val="24"/>
                <w:lang w:eastAsia="ar-SA"/>
              </w:rPr>
              <w:t>Студент</w:t>
            </w:r>
            <w:proofErr w:type="spellEnd"/>
          </w:p>
        </w:tc>
        <w:tc>
          <w:tcPr>
            <w:tcW w:w="3134" w:type="pct"/>
            <w:gridSpan w:val="5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0D37DAFB" w14:textId="77777777" w:rsidR="00CD23B7" w:rsidRPr="003919B7" w:rsidRDefault="00CD23B7" w:rsidP="00291174">
            <w:pPr>
              <w:suppressAutoHyphens/>
              <w:snapToGrid w:val="0"/>
              <w:jc w:val="left"/>
              <w:rPr>
                <w:rFonts w:ascii="Times New Roman CYR" w:eastAsia="Times New Roman" w:hAnsi="Times New Roman CYR" w:cs="Times New Roman"/>
                <w:sz w:val="24"/>
                <w:lang w:eastAsia="ar-SA"/>
              </w:rPr>
            </w:pPr>
          </w:p>
          <w:p w14:paraId="32D89338" w14:textId="77777777" w:rsidR="00CD23B7" w:rsidRPr="003919B7" w:rsidRDefault="00CD23B7" w:rsidP="00291174">
            <w:pPr>
              <w:suppressAutoHyphens/>
              <w:snapToGrid w:val="0"/>
              <w:jc w:val="left"/>
              <w:rPr>
                <w:rFonts w:ascii="Times New Roman CYR" w:eastAsia="Times New Roman" w:hAnsi="Times New Roman CYR" w:cs="Times New Roman"/>
                <w:sz w:val="24"/>
                <w:lang w:eastAsia="ar-SA"/>
              </w:rPr>
            </w:pPr>
            <w:r w:rsidRPr="003919B7">
              <w:rPr>
                <w:rFonts w:ascii="Times New Roman CYR" w:eastAsia="Times New Roman" w:hAnsi="Times New Roman CYR" w:cs="Times New Roman"/>
                <w:sz w:val="24"/>
                <w:lang w:eastAsia="ar-SA"/>
              </w:rPr>
              <w:t>Кротов Е. Г.</w:t>
            </w:r>
          </w:p>
        </w:tc>
        <w:tc>
          <w:tcPr>
            <w:tcW w:w="564" w:type="pct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3994A27C" w14:textId="77777777" w:rsidR="00CD23B7" w:rsidRPr="003919B7" w:rsidRDefault="00CD23B7" w:rsidP="00291174">
            <w:pPr>
              <w:suppressAutoHyphens/>
              <w:snapToGrid w:val="0"/>
              <w:jc w:val="left"/>
              <w:rPr>
                <w:rFonts w:ascii="Times New Roman CYR" w:eastAsia="Times New Roman" w:hAnsi="Times New Roman CYR" w:cs="Times New Roman"/>
                <w:sz w:val="24"/>
                <w:lang w:eastAsia="ar-SA"/>
              </w:rPr>
            </w:pPr>
          </w:p>
          <w:p w14:paraId="162A5268" w14:textId="77777777" w:rsidR="00CD23B7" w:rsidRPr="003919B7" w:rsidRDefault="00CD23B7" w:rsidP="00291174">
            <w:pPr>
              <w:suppressAutoHyphens/>
              <w:jc w:val="left"/>
              <w:rPr>
                <w:rFonts w:ascii="Times New Roman CYR" w:eastAsia="Times New Roman" w:hAnsi="Times New Roman CYR" w:cs="Times New Roman"/>
                <w:sz w:val="24"/>
                <w:lang w:eastAsia="ar-SA"/>
              </w:rPr>
            </w:pPr>
            <w:proofErr w:type="spellStart"/>
            <w:r w:rsidRPr="003919B7">
              <w:rPr>
                <w:rFonts w:ascii="Times New Roman CYR" w:eastAsia="Times New Roman" w:hAnsi="Times New Roman CYR" w:cs="Times New Roman"/>
                <w:sz w:val="24"/>
                <w:lang w:eastAsia="ar-SA"/>
              </w:rPr>
              <w:t>Группа</w:t>
            </w:r>
            <w:proofErr w:type="spellEnd"/>
            <w:r w:rsidRPr="003919B7">
              <w:rPr>
                <w:rFonts w:ascii="Times New Roman CYR" w:eastAsia="Times New Roman" w:hAnsi="Times New Roman CYR" w:cs="Times New Roman"/>
                <w:sz w:val="24"/>
                <w:lang w:eastAsia="ar-SA"/>
              </w:rPr>
              <w:t xml:space="preserve"> </w:t>
            </w:r>
          </w:p>
        </w:tc>
        <w:tc>
          <w:tcPr>
            <w:tcW w:w="676" w:type="pct"/>
            <w:tcBorders>
              <w:top w:val="single" w:sz="4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70A80DB6" w14:textId="77777777" w:rsidR="00CD23B7" w:rsidRPr="003919B7" w:rsidRDefault="00CD23B7" w:rsidP="00291174">
            <w:pPr>
              <w:suppressAutoHyphens/>
              <w:snapToGrid w:val="0"/>
              <w:jc w:val="left"/>
              <w:rPr>
                <w:rFonts w:ascii="Times New Roman CYR" w:eastAsia="Times New Roman" w:hAnsi="Times New Roman CYR" w:cs="Times New Roman"/>
                <w:sz w:val="24"/>
                <w:lang w:eastAsia="ar-SA"/>
              </w:rPr>
            </w:pPr>
          </w:p>
          <w:p w14:paraId="7A22E637" w14:textId="77777777" w:rsidR="00CD23B7" w:rsidRPr="003919B7" w:rsidRDefault="00CD23B7" w:rsidP="00291174">
            <w:pPr>
              <w:suppressAutoHyphens/>
              <w:jc w:val="left"/>
              <w:rPr>
                <w:rFonts w:ascii="Times New Roman CYR" w:eastAsia="Times New Roman" w:hAnsi="Times New Roman CYR" w:cs="Times New Roman"/>
                <w:sz w:val="24"/>
                <w:lang w:eastAsia="ar-SA"/>
              </w:rPr>
            </w:pPr>
            <w:r w:rsidRPr="003919B7">
              <w:rPr>
                <w:rFonts w:ascii="Times New Roman CYR" w:eastAsia="Times New Roman" w:hAnsi="Times New Roman CYR" w:cs="Times New Roman"/>
                <w:sz w:val="24"/>
                <w:lang w:eastAsia="ar-SA"/>
              </w:rPr>
              <w:t>С21-501</w:t>
            </w:r>
          </w:p>
        </w:tc>
      </w:tr>
      <w:tr w:rsidR="00CD23B7" w:rsidRPr="003919B7" w14:paraId="7CC3FAE0" w14:textId="77777777" w:rsidTr="00CD23B7">
        <w:trPr>
          <w:trHeight w:val="170"/>
        </w:trPr>
        <w:tc>
          <w:tcPr>
            <w:tcW w:w="626" w:type="pct"/>
            <w:vAlign w:val="center"/>
          </w:tcPr>
          <w:p w14:paraId="5BD7FCF5" w14:textId="77777777" w:rsidR="00CD23B7" w:rsidRPr="003919B7" w:rsidRDefault="00CD23B7" w:rsidP="00CD23B7">
            <w:pPr>
              <w:suppressAutoHyphens/>
              <w:snapToGrid w:val="0"/>
              <w:jc w:val="right"/>
              <w:rPr>
                <w:rFonts w:ascii="Times New Roman CYR" w:eastAsia="Times New Roman" w:hAnsi="Times New Roman CYR" w:cs="Times New Roman"/>
                <w:sz w:val="24"/>
                <w:lang w:eastAsia="ar-SA"/>
              </w:rPr>
            </w:pPr>
          </w:p>
        </w:tc>
        <w:tc>
          <w:tcPr>
            <w:tcW w:w="3134" w:type="pct"/>
            <w:gridSpan w:val="5"/>
            <w:hideMark/>
          </w:tcPr>
          <w:p w14:paraId="08103426" w14:textId="77777777" w:rsidR="00CD23B7" w:rsidRPr="003919B7" w:rsidRDefault="00CD23B7" w:rsidP="00291174">
            <w:pPr>
              <w:suppressAutoHyphens/>
              <w:snapToGrid w:val="0"/>
              <w:jc w:val="center"/>
              <w:rPr>
                <w:rFonts w:ascii="Times New Roman CYR" w:eastAsia="Times New Roman" w:hAnsi="Times New Roman CYR" w:cs="Times New Roman"/>
                <w:sz w:val="24"/>
                <w:lang w:eastAsia="ar-SA"/>
              </w:rPr>
            </w:pPr>
            <w:r w:rsidRPr="001C069B">
              <w:rPr>
                <w:rFonts w:ascii="Times New Roman CYR" w:eastAsia="Times New Roman" w:hAnsi="Times New Roman CYR" w:cs="Times New Roman"/>
                <w:sz w:val="16"/>
                <w:lang w:eastAsia="ar-SA"/>
              </w:rPr>
              <w:t>ФИО</w:t>
            </w:r>
          </w:p>
        </w:tc>
        <w:tc>
          <w:tcPr>
            <w:tcW w:w="564" w:type="pct"/>
            <w:vAlign w:val="center"/>
          </w:tcPr>
          <w:p w14:paraId="70AD53EB" w14:textId="77777777" w:rsidR="00CD23B7" w:rsidRPr="003919B7" w:rsidRDefault="00CD23B7" w:rsidP="00291174">
            <w:pPr>
              <w:suppressAutoHyphens/>
              <w:snapToGrid w:val="0"/>
              <w:jc w:val="left"/>
              <w:rPr>
                <w:rFonts w:ascii="Times New Roman CYR" w:eastAsia="Times New Roman" w:hAnsi="Times New Roman CYR" w:cs="Times New Roman"/>
                <w:sz w:val="24"/>
                <w:lang w:eastAsia="ar-SA"/>
              </w:rPr>
            </w:pPr>
          </w:p>
        </w:tc>
        <w:tc>
          <w:tcPr>
            <w:tcW w:w="676" w:type="pct"/>
            <w:vAlign w:val="center"/>
          </w:tcPr>
          <w:p w14:paraId="44794E77" w14:textId="77777777" w:rsidR="00CD23B7" w:rsidRPr="003919B7" w:rsidRDefault="00CD23B7" w:rsidP="00291174">
            <w:pPr>
              <w:suppressAutoHyphens/>
              <w:snapToGrid w:val="0"/>
              <w:jc w:val="left"/>
              <w:rPr>
                <w:rFonts w:ascii="Times New Roman CYR" w:eastAsia="Times New Roman" w:hAnsi="Times New Roman CYR" w:cs="Times New Roman"/>
                <w:sz w:val="24"/>
                <w:lang w:eastAsia="ar-SA"/>
              </w:rPr>
            </w:pPr>
          </w:p>
        </w:tc>
      </w:tr>
      <w:tr w:rsidR="00CD23B7" w:rsidRPr="00CD23B7" w14:paraId="670EF3CC" w14:textId="77777777" w:rsidTr="00CD23B7">
        <w:trPr>
          <w:trHeight w:val="170"/>
        </w:trPr>
        <w:tc>
          <w:tcPr>
            <w:tcW w:w="909" w:type="pct"/>
            <w:gridSpan w:val="2"/>
            <w:vAlign w:val="center"/>
          </w:tcPr>
          <w:p w14:paraId="10809108" w14:textId="77777777" w:rsidR="00CD23B7" w:rsidRPr="003919B7" w:rsidRDefault="00CD23B7" w:rsidP="00CD23B7">
            <w:pPr>
              <w:suppressAutoHyphens/>
              <w:jc w:val="right"/>
              <w:rPr>
                <w:rFonts w:ascii="Times New Roman CYR" w:eastAsia="Times New Roman" w:hAnsi="Times New Roman CYR" w:cs="Times New Roman"/>
                <w:sz w:val="24"/>
                <w:lang w:eastAsia="ar-SA"/>
              </w:rPr>
            </w:pPr>
            <w:proofErr w:type="spellStart"/>
            <w:r w:rsidRPr="003919B7">
              <w:rPr>
                <w:rFonts w:ascii="Times New Roman CYR" w:eastAsia="Times New Roman" w:hAnsi="Times New Roman CYR" w:cs="Times New Roman"/>
                <w:sz w:val="24"/>
                <w:lang w:eastAsia="ar-SA"/>
              </w:rPr>
              <w:t>Руководитель</w:t>
            </w:r>
            <w:proofErr w:type="spellEnd"/>
          </w:p>
        </w:tc>
        <w:tc>
          <w:tcPr>
            <w:tcW w:w="4091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48891E" w14:textId="77777777" w:rsidR="00CD23B7" w:rsidRPr="003919B7" w:rsidDel="0053430E" w:rsidRDefault="00CD23B7" w:rsidP="00291174">
            <w:pPr>
              <w:suppressAutoHyphens/>
              <w:snapToGrid w:val="0"/>
              <w:jc w:val="left"/>
              <w:rPr>
                <w:del w:id="3" w:author="Krasnikova Svetlana Anatolyevna" w:date="2026-01-23T15:12:00Z"/>
                <w:rFonts w:ascii="Times New Roman CYR" w:eastAsia="Times New Roman" w:hAnsi="Times New Roman CYR" w:cs="Times New Roman"/>
                <w:sz w:val="24"/>
                <w:u w:val="single"/>
                <w:lang w:eastAsia="ar-SA"/>
              </w:rPr>
            </w:pPr>
          </w:p>
          <w:p w14:paraId="0CC119FF" w14:textId="26A7DBA7" w:rsidR="00CD23B7" w:rsidRPr="00CD23B7" w:rsidRDefault="00CD23B7" w:rsidP="00291174">
            <w:pPr>
              <w:suppressAutoHyphens/>
              <w:snapToGrid w:val="0"/>
              <w:jc w:val="left"/>
              <w:rPr>
                <w:rFonts w:ascii="Times New Roman CYR" w:eastAsia="Times New Roman" w:hAnsi="Times New Roman CYR" w:cs="Times New Roman"/>
                <w:sz w:val="24"/>
                <w:lang w:val="ru-RU" w:eastAsia="ar-SA"/>
              </w:rPr>
            </w:pPr>
            <w:r w:rsidRPr="00CD23B7">
              <w:rPr>
                <w:rFonts w:ascii="Times New Roman CYR" w:eastAsia="Times New Roman" w:hAnsi="Times New Roman CYR" w:cs="Times New Roman"/>
                <w:lang w:val="ru-RU" w:eastAsia="ar-SA"/>
              </w:rPr>
              <w:t>Бушина Ксения Сергеевна, НИЯУ МИФИ, старший преподаватель кафедры №12</w:t>
            </w:r>
          </w:p>
        </w:tc>
      </w:tr>
      <w:tr w:rsidR="00CD23B7" w:rsidRPr="003919B7" w14:paraId="3FAA908D" w14:textId="77777777" w:rsidTr="00CD23B7">
        <w:trPr>
          <w:trHeight w:val="170"/>
        </w:trPr>
        <w:tc>
          <w:tcPr>
            <w:tcW w:w="909" w:type="pct"/>
            <w:gridSpan w:val="2"/>
            <w:vAlign w:val="center"/>
          </w:tcPr>
          <w:p w14:paraId="43ABC0BC" w14:textId="77777777" w:rsidR="00CD23B7" w:rsidRPr="00CD23B7" w:rsidRDefault="00CD23B7" w:rsidP="00CD23B7">
            <w:pPr>
              <w:suppressAutoHyphens/>
              <w:snapToGrid w:val="0"/>
              <w:jc w:val="right"/>
              <w:rPr>
                <w:rFonts w:ascii="Times New Roman CYR" w:eastAsia="Times New Roman" w:hAnsi="Times New Roman CYR" w:cs="Times New Roman"/>
                <w:sz w:val="24"/>
                <w:u w:val="single"/>
                <w:lang w:val="ru-RU" w:eastAsia="ar-SA"/>
              </w:rPr>
            </w:pPr>
          </w:p>
        </w:tc>
        <w:tc>
          <w:tcPr>
            <w:tcW w:w="4091" w:type="pct"/>
            <w:gridSpan w:val="6"/>
            <w:vAlign w:val="center"/>
            <w:hideMark/>
          </w:tcPr>
          <w:p w14:paraId="2F0DCE28" w14:textId="77777777" w:rsidR="00CD23B7" w:rsidRPr="003919B7" w:rsidRDefault="00CD23B7" w:rsidP="00291174">
            <w:pPr>
              <w:suppressAutoHyphens/>
              <w:snapToGrid w:val="0"/>
              <w:jc w:val="center"/>
              <w:rPr>
                <w:rFonts w:ascii="Times New Roman CYR" w:eastAsia="Times New Roman" w:hAnsi="Times New Roman CYR" w:cs="Times New Roman"/>
                <w:sz w:val="24"/>
                <w:lang w:eastAsia="ar-SA"/>
              </w:rPr>
            </w:pPr>
            <w:r w:rsidRPr="001C069B">
              <w:rPr>
                <w:rFonts w:ascii="Times New Roman CYR" w:eastAsia="Times New Roman" w:hAnsi="Times New Roman CYR" w:cs="Times New Roman"/>
                <w:sz w:val="16"/>
                <w:lang w:eastAsia="ar-SA"/>
              </w:rPr>
              <w:t xml:space="preserve">ФИО, </w:t>
            </w:r>
            <w:proofErr w:type="spellStart"/>
            <w:r w:rsidRPr="001C069B">
              <w:rPr>
                <w:rFonts w:ascii="Times New Roman CYR" w:eastAsia="Times New Roman" w:hAnsi="Times New Roman CYR" w:cs="Times New Roman"/>
                <w:sz w:val="16"/>
                <w:lang w:eastAsia="ar-SA"/>
              </w:rPr>
              <w:t>должность</w:t>
            </w:r>
            <w:proofErr w:type="spellEnd"/>
            <w:r w:rsidRPr="001C069B">
              <w:rPr>
                <w:rFonts w:ascii="Times New Roman CYR" w:eastAsia="Times New Roman" w:hAnsi="Times New Roman CYR" w:cs="Times New Roman"/>
                <w:sz w:val="16"/>
                <w:lang w:eastAsia="ar-SA"/>
              </w:rPr>
              <w:t xml:space="preserve">, </w:t>
            </w:r>
            <w:proofErr w:type="spellStart"/>
            <w:r w:rsidRPr="001C069B">
              <w:rPr>
                <w:rFonts w:ascii="Times New Roman CYR" w:eastAsia="Times New Roman" w:hAnsi="Times New Roman CYR" w:cs="Times New Roman"/>
                <w:sz w:val="16"/>
                <w:lang w:eastAsia="ar-SA"/>
              </w:rPr>
              <w:t>звание</w:t>
            </w:r>
            <w:proofErr w:type="spellEnd"/>
            <w:r w:rsidRPr="001C069B">
              <w:rPr>
                <w:rFonts w:ascii="Times New Roman CYR" w:eastAsia="Times New Roman" w:hAnsi="Times New Roman CYR" w:cs="Times New Roman"/>
                <w:sz w:val="16"/>
                <w:lang w:eastAsia="ar-SA"/>
              </w:rPr>
              <w:t xml:space="preserve">, </w:t>
            </w:r>
            <w:proofErr w:type="spellStart"/>
            <w:r w:rsidRPr="001C069B">
              <w:rPr>
                <w:rFonts w:ascii="Times New Roman CYR" w:eastAsia="Times New Roman" w:hAnsi="Times New Roman CYR" w:cs="Times New Roman"/>
                <w:sz w:val="16"/>
                <w:lang w:eastAsia="ar-SA"/>
              </w:rPr>
              <w:t>степень</w:t>
            </w:r>
            <w:proofErr w:type="spellEnd"/>
          </w:p>
        </w:tc>
      </w:tr>
      <w:tr w:rsidR="00CD23B7" w:rsidRPr="003919B7" w14:paraId="57FBF7FB" w14:textId="77777777" w:rsidTr="00CD23B7">
        <w:trPr>
          <w:gridAfter w:val="6"/>
          <w:wAfter w:w="4091" w:type="pct"/>
          <w:trHeight w:val="170"/>
        </w:trPr>
        <w:tc>
          <w:tcPr>
            <w:tcW w:w="909" w:type="pct"/>
            <w:gridSpan w:val="2"/>
            <w:vAlign w:val="center"/>
          </w:tcPr>
          <w:p w14:paraId="0D7837A9" w14:textId="77777777" w:rsidR="00CD23B7" w:rsidRPr="003919B7" w:rsidRDefault="00CD23B7" w:rsidP="00CD23B7">
            <w:pPr>
              <w:suppressAutoHyphens/>
              <w:snapToGrid w:val="0"/>
              <w:jc w:val="right"/>
              <w:rPr>
                <w:rFonts w:ascii="Times New Roman CYR" w:eastAsia="Times New Roman" w:hAnsi="Times New Roman CYR" w:cs="Times New Roman"/>
                <w:sz w:val="24"/>
                <w:u w:val="single"/>
                <w:lang w:eastAsia="ar-SA"/>
              </w:rPr>
            </w:pPr>
          </w:p>
        </w:tc>
      </w:tr>
      <w:tr w:rsidR="00CD23B7" w:rsidRPr="003919B7" w14:paraId="61275EB1" w14:textId="77777777" w:rsidTr="00CD23B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70"/>
        </w:trPr>
        <w:tc>
          <w:tcPr>
            <w:tcW w:w="1678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652AC0" w14:textId="77777777" w:rsidR="00CD23B7" w:rsidRPr="003919B7" w:rsidRDefault="00CD23B7" w:rsidP="00CD23B7">
            <w:pPr>
              <w:suppressAutoHyphens/>
              <w:spacing w:line="240" w:lineRule="auto"/>
              <w:jc w:val="right"/>
              <w:rPr>
                <w:rFonts w:ascii="Times New Roman CYR" w:eastAsia="Times New Roman" w:hAnsi="Times New Roman CYR" w:cs="Times New Roman"/>
                <w:bCs/>
                <w:iCs/>
                <w:color w:val="000000"/>
                <w:sz w:val="24"/>
                <w:lang w:eastAsia="ar-SA"/>
              </w:rPr>
            </w:pPr>
            <w:proofErr w:type="spellStart"/>
            <w:r w:rsidRPr="003919B7">
              <w:rPr>
                <w:rFonts w:ascii="Times New Roman CYR" w:eastAsia="Times New Roman" w:hAnsi="Times New Roman CYR" w:cs="Times New Roman"/>
                <w:bCs/>
                <w:iCs/>
                <w:color w:val="000000"/>
                <w:sz w:val="24"/>
                <w:lang w:eastAsia="ar-SA"/>
              </w:rPr>
              <w:t>Студент</w:t>
            </w:r>
            <w:proofErr w:type="spellEnd"/>
          </w:p>
        </w:tc>
        <w:tc>
          <w:tcPr>
            <w:tcW w:w="148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260E65" w14:textId="77777777" w:rsidR="00CD23B7" w:rsidRPr="003919B7" w:rsidRDefault="00CD23B7" w:rsidP="00291174">
            <w:pPr>
              <w:suppressAutoHyphens/>
              <w:spacing w:line="240" w:lineRule="auto"/>
              <w:jc w:val="left"/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eastAsia="ar-SA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3B032244" w14:textId="77777777" w:rsidR="00CD23B7" w:rsidRPr="003919B7" w:rsidRDefault="00CD23B7" w:rsidP="00291174">
            <w:pPr>
              <w:suppressAutoHyphens/>
              <w:spacing w:line="240" w:lineRule="auto"/>
              <w:jc w:val="left"/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eastAsia="ar-SA"/>
              </w:rPr>
            </w:pPr>
          </w:p>
        </w:tc>
        <w:tc>
          <w:tcPr>
            <w:tcW w:w="163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24661EC" w14:textId="77777777" w:rsidR="00CD23B7" w:rsidRPr="003919B7" w:rsidRDefault="00CD23B7" w:rsidP="00291174">
            <w:pPr>
              <w:suppressAutoHyphens/>
              <w:spacing w:line="240" w:lineRule="auto"/>
              <w:jc w:val="left"/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eastAsia="ar-SA"/>
              </w:rPr>
            </w:pPr>
            <w:r w:rsidRPr="003919B7"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eastAsia="ar-SA"/>
              </w:rPr>
              <w:t>Кротов Е. Г.</w:t>
            </w:r>
          </w:p>
        </w:tc>
      </w:tr>
      <w:tr w:rsidR="00CD23B7" w:rsidRPr="003919B7" w14:paraId="3748B2AA" w14:textId="77777777" w:rsidTr="00CD23B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70"/>
        </w:trPr>
        <w:tc>
          <w:tcPr>
            <w:tcW w:w="1678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E68A2D7" w14:textId="77777777" w:rsidR="00CD23B7" w:rsidRPr="003919B7" w:rsidRDefault="00CD23B7" w:rsidP="00CD23B7">
            <w:pPr>
              <w:suppressAutoHyphens/>
              <w:spacing w:line="240" w:lineRule="auto"/>
              <w:jc w:val="right"/>
              <w:rPr>
                <w:rFonts w:ascii="Times New Roman CYR" w:eastAsia="Times New Roman" w:hAnsi="Times New Roman CYR" w:cs="Times New Roman"/>
                <w:bCs/>
                <w:i/>
                <w:iCs/>
                <w:color w:val="000000"/>
                <w:sz w:val="24"/>
                <w:lang w:eastAsia="ar-SA"/>
              </w:rPr>
            </w:pPr>
          </w:p>
        </w:tc>
        <w:tc>
          <w:tcPr>
            <w:tcW w:w="148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4F3BEA38" w14:textId="77777777" w:rsidR="00CD23B7" w:rsidRPr="003919B7" w:rsidRDefault="00CD23B7" w:rsidP="00291174">
            <w:pPr>
              <w:suppressAutoHyphens/>
              <w:spacing w:line="240" w:lineRule="auto"/>
              <w:jc w:val="center"/>
              <w:rPr>
                <w:rFonts w:ascii="Times New Roman CYR" w:eastAsia="Times New Roman" w:hAnsi="Times New Roman CYR" w:cs="Times New Roman"/>
                <w:bCs/>
                <w:color w:val="000000"/>
                <w:sz w:val="24"/>
                <w:lang w:eastAsia="ar-SA"/>
              </w:rPr>
            </w:pPr>
            <w:proofErr w:type="spellStart"/>
            <w:r w:rsidRPr="003919B7">
              <w:rPr>
                <w:rFonts w:ascii="Times New Roman CYR" w:eastAsia="Times New Roman" w:hAnsi="Times New Roman CYR" w:cs="Times New Roman"/>
                <w:bCs/>
                <w:color w:val="000000"/>
                <w:sz w:val="24"/>
                <w:lang w:eastAsia="ar-SA"/>
              </w:rPr>
              <w:t>подпись</w:t>
            </w:r>
            <w:proofErr w:type="spellEnd"/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4895578F" w14:textId="77777777" w:rsidR="00CD23B7" w:rsidRPr="003919B7" w:rsidRDefault="00CD23B7" w:rsidP="00291174">
            <w:pPr>
              <w:suppressAutoHyphens/>
              <w:spacing w:line="240" w:lineRule="auto"/>
              <w:jc w:val="left"/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eastAsia="ar-SA"/>
              </w:rPr>
            </w:pPr>
          </w:p>
        </w:tc>
        <w:tc>
          <w:tcPr>
            <w:tcW w:w="1632" w:type="pct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244CF466" w14:textId="77777777" w:rsidR="00CD23B7" w:rsidRPr="003919B7" w:rsidRDefault="00CD23B7" w:rsidP="00291174">
            <w:pPr>
              <w:suppressAutoHyphens/>
              <w:spacing w:line="240" w:lineRule="auto"/>
              <w:jc w:val="center"/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eastAsia="ar-SA"/>
              </w:rPr>
            </w:pPr>
            <w:r w:rsidRPr="003919B7"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eastAsia="ar-SA"/>
              </w:rPr>
              <w:t>ФИО</w:t>
            </w:r>
          </w:p>
        </w:tc>
      </w:tr>
      <w:tr w:rsidR="00CD23B7" w:rsidRPr="00CD23B7" w14:paraId="64DE1C4F" w14:textId="77777777" w:rsidTr="00CD23B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70"/>
        </w:trPr>
        <w:tc>
          <w:tcPr>
            <w:tcW w:w="1678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AFAF3C7" w14:textId="77777777" w:rsidR="00CD23B7" w:rsidRPr="003919B7" w:rsidRDefault="00CD23B7" w:rsidP="00CD23B7">
            <w:pPr>
              <w:suppressAutoHyphens/>
              <w:spacing w:line="240" w:lineRule="auto"/>
              <w:jc w:val="right"/>
              <w:rPr>
                <w:rFonts w:ascii="Times New Roman CYR" w:eastAsia="Times New Roman" w:hAnsi="Times New Roman CYR" w:cs="Times New Roman"/>
                <w:bCs/>
                <w:iCs/>
                <w:color w:val="000000"/>
                <w:sz w:val="24"/>
                <w:lang w:eastAsia="ar-SA"/>
              </w:rPr>
            </w:pPr>
            <w:proofErr w:type="spellStart"/>
            <w:r w:rsidRPr="003919B7">
              <w:rPr>
                <w:rFonts w:ascii="Times New Roman CYR" w:eastAsia="Times New Roman" w:hAnsi="Times New Roman CYR" w:cs="Times New Roman"/>
                <w:sz w:val="24"/>
                <w:lang w:eastAsia="ar-SA"/>
              </w:rPr>
              <w:t>Руководитель</w:t>
            </w:r>
            <w:proofErr w:type="spellEnd"/>
          </w:p>
        </w:tc>
        <w:tc>
          <w:tcPr>
            <w:tcW w:w="1489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8671933" w14:textId="77777777" w:rsidR="00CD23B7" w:rsidRPr="003919B7" w:rsidRDefault="00CD23B7" w:rsidP="00291174">
            <w:pPr>
              <w:suppressAutoHyphens/>
              <w:spacing w:line="240" w:lineRule="auto"/>
              <w:jc w:val="left"/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eastAsia="ar-SA"/>
              </w:rPr>
            </w:pPr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763E6F66" w14:textId="77777777" w:rsidR="00CD23B7" w:rsidRPr="003919B7" w:rsidRDefault="00CD23B7" w:rsidP="00291174">
            <w:pPr>
              <w:suppressAutoHyphens/>
              <w:spacing w:line="240" w:lineRule="auto"/>
              <w:jc w:val="left"/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eastAsia="ar-SA"/>
              </w:rPr>
            </w:pPr>
          </w:p>
        </w:tc>
        <w:tc>
          <w:tcPr>
            <w:tcW w:w="1632" w:type="pct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4448CE5" w14:textId="06365A3D" w:rsidR="00CD23B7" w:rsidRPr="00CD23B7" w:rsidRDefault="00CD23B7" w:rsidP="00291174">
            <w:pPr>
              <w:suppressAutoHyphens/>
              <w:spacing w:line="240" w:lineRule="auto"/>
              <w:jc w:val="left"/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val="ru-RU" w:eastAsia="ar-SA"/>
              </w:rPr>
            </w:pPr>
            <w:r w:rsidRPr="00CD23B7">
              <w:rPr>
                <w:rFonts w:ascii="Times New Roman CYR" w:eastAsia="Times New Roman" w:hAnsi="Times New Roman CYR" w:cs="Times New Roman"/>
                <w:lang w:val="ru-RU" w:eastAsia="ar-SA"/>
              </w:rPr>
              <w:t>Бушина К</w:t>
            </w:r>
            <w:r>
              <w:rPr>
                <w:rFonts w:ascii="Times New Roman CYR" w:eastAsia="Times New Roman" w:hAnsi="Times New Roman CYR" w:cs="Times New Roman"/>
                <w:lang w:val="ru-RU" w:eastAsia="ar-SA"/>
              </w:rPr>
              <w:t>.</w:t>
            </w:r>
            <w:r w:rsidRPr="00CD23B7">
              <w:rPr>
                <w:rFonts w:ascii="Times New Roman CYR" w:eastAsia="Times New Roman" w:hAnsi="Times New Roman CYR" w:cs="Times New Roman"/>
                <w:lang w:val="ru-RU" w:eastAsia="ar-SA"/>
              </w:rPr>
              <w:t xml:space="preserve"> </w:t>
            </w:r>
            <w:r>
              <w:rPr>
                <w:rFonts w:ascii="Times New Roman CYR" w:eastAsia="Times New Roman" w:hAnsi="Times New Roman CYR" w:cs="Times New Roman"/>
                <w:lang w:val="ru-RU" w:eastAsia="ar-SA"/>
              </w:rPr>
              <w:t>С.</w:t>
            </w:r>
          </w:p>
        </w:tc>
      </w:tr>
      <w:tr w:rsidR="00CD23B7" w:rsidRPr="003919B7" w14:paraId="7D6563E4" w14:textId="77777777" w:rsidTr="00CD23B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70"/>
        </w:trPr>
        <w:tc>
          <w:tcPr>
            <w:tcW w:w="1678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F0EADA" w14:textId="77777777" w:rsidR="00CD23B7" w:rsidRPr="00CD23B7" w:rsidRDefault="00CD23B7" w:rsidP="00CD23B7">
            <w:pPr>
              <w:suppressAutoHyphens/>
              <w:spacing w:line="240" w:lineRule="auto"/>
              <w:jc w:val="right"/>
              <w:rPr>
                <w:rFonts w:ascii="Times New Roman CYR" w:eastAsia="Times New Roman" w:hAnsi="Times New Roman CYR" w:cs="Times New Roman"/>
                <w:bCs/>
                <w:i/>
                <w:iCs/>
                <w:color w:val="000000"/>
                <w:sz w:val="24"/>
                <w:lang w:val="ru-RU" w:eastAsia="ar-SA"/>
              </w:rPr>
            </w:pPr>
          </w:p>
          <w:p w14:paraId="306E731B" w14:textId="77777777" w:rsidR="00CD23B7" w:rsidRPr="00CD23B7" w:rsidRDefault="00CD23B7" w:rsidP="00CD23B7">
            <w:pPr>
              <w:suppressAutoHyphens/>
              <w:spacing w:line="240" w:lineRule="auto"/>
              <w:jc w:val="right"/>
              <w:rPr>
                <w:rFonts w:ascii="Times New Roman CYR" w:eastAsia="Times New Roman" w:hAnsi="Times New Roman CYR" w:cs="Times New Roman"/>
                <w:bCs/>
                <w:i/>
                <w:iCs/>
                <w:color w:val="000000"/>
                <w:sz w:val="24"/>
                <w:lang w:val="ru-RU" w:eastAsia="ar-SA"/>
              </w:rPr>
            </w:pPr>
          </w:p>
        </w:tc>
        <w:tc>
          <w:tcPr>
            <w:tcW w:w="1489" w:type="pct"/>
            <w:tcBorders>
              <w:top w:val="nil"/>
              <w:left w:val="nil"/>
              <w:bottom w:val="nil"/>
              <w:right w:val="nil"/>
            </w:tcBorders>
            <w:hideMark/>
          </w:tcPr>
          <w:p w14:paraId="18429858" w14:textId="77777777" w:rsidR="00CD23B7" w:rsidRPr="003919B7" w:rsidRDefault="00CD23B7" w:rsidP="00291174">
            <w:pPr>
              <w:suppressAutoHyphens/>
              <w:spacing w:line="240" w:lineRule="auto"/>
              <w:jc w:val="center"/>
              <w:rPr>
                <w:rFonts w:ascii="Times New Roman CYR" w:eastAsia="Times New Roman" w:hAnsi="Times New Roman CYR" w:cs="Times New Roman"/>
                <w:bCs/>
                <w:color w:val="000000"/>
                <w:sz w:val="24"/>
                <w:lang w:eastAsia="ar-SA"/>
              </w:rPr>
            </w:pPr>
            <w:proofErr w:type="spellStart"/>
            <w:r w:rsidRPr="003919B7">
              <w:rPr>
                <w:rFonts w:ascii="Times New Roman CYR" w:eastAsia="Times New Roman" w:hAnsi="Times New Roman CYR" w:cs="Times New Roman"/>
                <w:bCs/>
                <w:color w:val="000000"/>
                <w:sz w:val="24"/>
                <w:lang w:eastAsia="ar-SA"/>
              </w:rPr>
              <w:t>подпись</w:t>
            </w:r>
            <w:proofErr w:type="spellEnd"/>
          </w:p>
        </w:tc>
        <w:tc>
          <w:tcPr>
            <w:tcW w:w="201" w:type="pct"/>
            <w:tcBorders>
              <w:top w:val="nil"/>
              <w:left w:val="nil"/>
              <w:bottom w:val="nil"/>
              <w:right w:val="nil"/>
            </w:tcBorders>
          </w:tcPr>
          <w:p w14:paraId="4DDB3106" w14:textId="77777777" w:rsidR="00CD23B7" w:rsidRPr="003919B7" w:rsidRDefault="00CD23B7" w:rsidP="00291174">
            <w:pPr>
              <w:suppressAutoHyphens/>
              <w:spacing w:line="240" w:lineRule="auto"/>
              <w:jc w:val="left"/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eastAsia="ar-SA"/>
              </w:rPr>
            </w:pPr>
          </w:p>
        </w:tc>
        <w:tc>
          <w:tcPr>
            <w:tcW w:w="1632" w:type="pct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6CF490D6" w14:textId="77777777" w:rsidR="00CD23B7" w:rsidRPr="003919B7" w:rsidRDefault="00CD23B7" w:rsidP="00291174">
            <w:pPr>
              <w:suppressAutoHyphens/>
              <w:spacing w:line="240" w:lineRule="auto"/>
              <w:jc w:val="center"/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eastAsia="ar-SA"/>
              </w:rPr>
            </w:pPr>
            <w:r w:rsidRPr="003919B7"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eastAsia="ar-SA"/>
              </w:rPr>
              <w:t>ФИО</w:t>
            </w:r>
          </w:p>
        </w:tc>
      </w:tr>
      <w:tr w:rsidR="00CD23B7" w:rsidRPr="003919B7" w14:paraId="1F7077EE" w14:textId="77777777" w:rsidTr="00CD23B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After w:val="5"/>
          <w:wAfter w:w="3322" w:type="pct"/>
          <w:trHeight w:val="170"/>
        </w:trPr>
        <w:tc>
          <w:tcPr>
            <w:tcW w:w="1678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E0AC1" w14:textId="77777777" w:rsidR="00CD23B7" w:rsidRPr="003919B7" w:rsidRDefault="00CD23B7" w:rsidP="00CD23B7">
            <w:pPr>
              <w:suppressAutoHyphens/>
              <w:spacing w:line="240" w:lineRule="auto"/>
              <w:jc w:val="right"/>
              <w:rPr>
                <w:rFonts w:ascii="Times New Roman CYR" w:eastAsia="Times New Roman" w:hAnsi="Times New Roman CYR" w:cs="Times New Roman"/>
                <w:bCs/>
                <w:i/>
                <w:iCs/>
                <w:color w:val="000000"/>
                <w:sz w:val="24"/>
                <w:lang w:eastAsia="ar-SA"/>
              </w:rPr>
            </w:pPr>
          </w:p>
        </w:tc>
      </w:tr>
      <w:tr w:rsidR="00CD23B7" w:rsidRPr="003919B7" w14:paraId="57E832E4" w14:textId="77777777" w:rsidTr="00CD23B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gridAfter w:val="5"/>
          <w:wAfter w:w="3322" w:type="pct"/>
          <w:trHeight w:val="170"/>
        </w:trPr>
        <w:tc>
          <w:tcPr>
            <w:tcW w:w="1678" w:type="pct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B5B602" w14:textId="77777777" w:rsidR="00CD23B7" w:rsidRPr="003919B7" w:rsidRDefault="00CD23B7" w:rsidP="00CD23B7">
            <w:pPr>
              <w:suppressAutoHyphens/>
              <w:spacing w:line="240" w:lineRule="auto"/>
              <w:jc w:val="right"/>
              <w:rPr>
                <w:rFonts w:ascii="Times New Roman CYR" w:eastAsia="Times New Roman" w:hAnsi="Times New Roman CYR" w:cs="Times New Roman"/>
                <w:bCs/>
                <w:i/>
                <w:iCs/>
                <w:color w:val="000000"/>
                <w:sz w:val="24"/>
                <w:lang w:eastAsia="ar-SA"/>
              </w:rPr>
            </w:pPr>
          </w:p>
        </w:tc>
      </w:tr>
      <w:tr w:rsidR="00CD23B7" w:rsidRPr="003919B7" w14:paraId="36C9DF42" w14:textId="77777777" w:rsidTr="00CD23B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 w:firstRow="1" w:lastRow="1" w:firstColumn="1" w:lastColumn="1" w:noHBand="0" w:noVBand="0"/>
        </w:tblPrEx>
        <w:trPr>
          <w:trHeight w:val="170"/>
        </w:trPr>
        <w:tc>
          <w:tcPr>
            <w:tcW w:w="5000" w:type="pct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1F5339E" w14:textId="4A287DE0" w:rsidR="00CD23B7" w:rsidRPr="003919B7" w:rsidRDefault="00CD23B7" w:rsidP="00CD23B7">
            <w:pPr>
              <w:suppressAutoHyphens/>
              <w:spacing w:line="240" w:lineRule="auto"/>
              <w:jc w:val="right"/>
              <w:rPr>
                <w:rFonts w:ascii="Times New Roman CYR" w:eastAsia="Times New Roman" w:hAnsi="Times New Roman CYR" w:cs="Times New Roman"/>
                <w:bCs/>
                <w:color w:val="000000"/>
                <w:spacing w:val="-1"/>
                <w:sz w:val="24"/>
                <w:lang w:eastAsia="ar-SA"/>
              </w:rPr>
            </w:pPr>
            <w:r w:rsidRPr="003919B7">
              <w:rPr>
                <w:rFonts w:ascii="Times New Roman CYR" w:eastAsia="Times New Roman" w:hAnsi="Times New Roman CYR" w:cs="Times New Roman"/>
                <w:bCs/>
                <w:color w:val="000000"/>
                <w:sz w:val="24"/>
                <w:lang w:eastAsia="ar-SA"/>
              </w:rPr>
              <w:t>«__</w:t>
            </w:r>
            <w:proofErr w:type="gramStart"/>
            <w:r w:rsidRPr="003919B7">
              <w:rPr>
                <w:rFonts w:ascii="Times New Roman CYR" w:eastAsia="Times New Roman" w:hAnsi="Times New Roman CYR" w:cs="Times New Roman"/>
                <w:bCs/>
                <w:color w:val="000000"/>
                <w:sz w:val="24"/>
                <w:lang w:eastAsia="ar-SA"/>
              </w:rPr>
              <w:t>__» _</w:t>
            </w:r>
            <w:proofErr w:type="gramEnd"/>
            <w:r w:rsidRPr="003919B7">
              <w:rPr>
                <w:rFonts w:ascii="Times New Roman CYR" w:eastAsia="Times New Roman" w:hAnsi="Times New Roman CYR" w:cs="Times New Roman"/>
                <w:bCs/>
                <w:color w:val="000000"/>
                <w:sz w:val="24"/>
                <w:lang w:eastAsia="ar-SA"/>
              </w:rPr>
              <w:t>_________2025 г.</w:t>
            </w:r>
          </w:p>
        </w:tc>
      </w:tr>
    </w:tbl>
    <w:p w14:paraId="7986BCEB" w14:textId="77777777" w:rsidR="00CD23B7" w:rsidRPr="003919B7" w:rsidRDefault="00CD23B7" w:rsidP="00CD23B7">
      <w:pPr>
        <w:suppressAutoHyphens/>
        <w:rPr>
          <w:rFonts w:ascii="Times New Roman CYR" w:eastAsia="Times New Roman" w:hAnsi="Times New Roman CYR" w:cs="Times New Roman"/>
          <w:b/>
          <w:sz w:val="24"/>
          <w:lang w:eastAsia="ar-SA"/>
        </w:rPr>
      </w:pPr>
    </w:p>
    <w:p w14:paraId="410A8153" w14:textId="77777777" w:rsidR="00CD23B7" w:rsidRPr="00A6196C" w:rsidRDefault="00CD23B7" w:rsidP="00CD23B7">
      <w:pPr>
        <w:suppressAutoHyphens/>
        <w:jc w:val="center"/>
        <w:rPr>
          <w:rFonts w:eastAsia="Times New Roman" w:cs="Times New Roman"/>
          <w:color w:val="000000"/>
          <w:sz w:val="24"/>
          <w:shd w:val="clear" w:color="auto" w:fill="FF0000"/>
          <w:lang w:eastAsia="ru-RU"/>
        </w:rPr>
        <w:sectPr w:rsidR="00CD23B7" w:rsidRPr="00A6196C" w:rsidSect="00CD23B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proofErr w:type="spellStart"/>
      <w:r w:rsidRPr="003919B7">
        <w:rPr>
          <w:rFonts w:ascii="Times New Roman CYR" w:eastAsia="Times New Roman" w:hAnsi="Times New Roman CYR" w:cs="Times New Roman"/>
          <w:b/>
          <w:sz w:val="24"/>
          <w:lang w:eastAsia="ar-SA"/>
        </w:rPr>
        <w:t>Москва</w:t>
      </w:r>
      <w:proofErr w:type="spellEnd"/>
      <w:r w:rsidRPr="003919B7">
        <w:rPr>
          <w:rFonts w:ascii="Times New Roman CYR" w:eastAsia="Times New Roman" w:hAnsi="Times New Roman CYR" w:cs="Times New Roman"/>
          <w:b/>
          <w:sz w:val="24"/>
          <w:lang w:eastAsia="ar-SA"/>
        </w:rPr>
        <w:t xml:space="preserve"> 2025 г</w:t>
      </w:r>
    </w:p>
    <w:p w14:paraId="60DC6E0A" w14:textId="69E3F983" w:rsidR="00CC6069" w:rsidRDefault="00000000" w:rsidP="00D20FD3">
      <w:pPr>
        <w:jc w:val="center"/>
      </w:pPr>
      <w:r>
        <w:lastRenderedPageBreak/>
        <w:t>СОДЕРЖАНИЕ</w:t>
      </w:r>
    </w:p>
    <w:sdt>
      <w:sdtPr>
        <w:rPr>
          <w:lang w:val="ru-RU"/>
        </w:rPr>
        <w:id w:val="751855594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Cs w:val="24"/>
          <w:lang w:val="en-US"/>
        </w:rPr>
      </w:sdtEndPr>
      <w:sdtContent>
        <w:p w14:paraId="2911ED77" w14:textId="4E2C593C" w:rsidR="00D20FD3" w:rsidRDefault="00D20FD3">
          <w:pPr>
            <w:pStyle w:val="ae"/>
          </w:pPr>
          <w:r>
            <w:rPr>
              <w:lang w:val="ru-RU"/>
            </w:rPr>
            <w:t>Оглавление</w:t>
          </w:r>
        </w:p>
        <w:p w14:paraId="60A29192" w14:textId="018A75F8" w:rsidR="00D20FD3" w:rsidRDefault="00D20FD3">
          <w:pPr>
            <w:pStyle w:val="1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052835" w:history="1">
            <w:r w:rsidRPr="00A46F26">
              <w:rPr>
                <w:rStyle w:val="ad"/>
                <w:noProof/>
                <w:lang w:val="ru-RU"/>
              </w:rPr>
              <w:t>1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76721" w14:textId="1E555F7F" w:rsidR="00D20FD3" w:rsidRDefault="00D20FD3">
          <w:pPr>
            <w:pStyle w:val="1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36" w:history="1">
            <w:r w:rsidRPr="00A46F26">
              <w:rPr>
                <w:rStyle w:val="ad"/>
                <w:noProof/>
                <w:lang w:val="ru-RU"/>
              </w:rPr>
              <w:t xml:space="preserve">2 МОДЕЛИРОВАНИЕ ВЕРХНЕГО УРОВНЯ ПРОЦЕССА С ПОМОЩЬЮ </w:t>
            </w:r>
            <w:r w:rsidRPr="00A46F26">
              <w:rPr>
                <w:rStyle w:val="ad"/>
                <w:noProof/>
              </w:rPr>
              <w:t>BPMN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C35B4" w14:textId="668C0834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37" w:history="1">
            <w:r w:rsidRPr="00A46F26">
              <w:rPr>
                <w:rStyle w:val="ad"/>
                <w:noProof/>
                <w:lang w:val="ru-RU"/>
              </w:rPr>
              <w:t xml:space="preserve">2.1 Назначение диаграммы </w:t>
            </w:r>
            <w:r w:rsidRPr="00A46F26">
              <w:rPr>
                <w:rStyle w:val="ad"/>
                <w:noProof/>
              </w:rPr>
              <w:t>BPMN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516A1" w14:textId="618F9FF2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38" w:history="1">
            <w:r w:rsidRPr="00A46F26">
              <w:rPr>
                <w:rStyle w:val="ad"/>
                <w:noProof/>
                <w:lang w:val="ru-RU"/>
              </w:rPr>
              <w:t>2.2 Основные элементы диаграммы и их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1E8F7" w14:textId="0D41B214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39" w:history="1">
            <w:r w:rsidRPr="00A46F26">
              <w:rPr>
                <w:rStyle w:val="ad"/>
                <w:noProof/>
                <w:lang w:val="ru-RU"/>
              </w:rPr>
              <w:t xml:space="preserve">2.3 Диаграммы </w:t>
            </w:r>
            <w:r w:rsidRPr="00A46F26">
              <w:rPr>
                <w:rStyle w:val="ad"/>
                <w:noProof/>
              </w:rPr>
              <w:t>BPMN</w:t>
            </w:r>
            <w:r w:rsidRPr="00A46F26">
              <w:rPr>
                <w:rStyle w:val="ad"/>
                <w:noProof/>
                <w:lang w:val="ru-RU"/>
              </w:rPr>
              <w:t xml:space="preserve"> для процесса «Жизненный цикл объекта в хранилище»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33AB3" w14:textId="79704BE7" w:rsidR="00D20FD3" w:rsidRDefault="00D20FD3">
          <w:pPr>
            <w:pStyle w:val="1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40" w:history="1">
            <w:r w:rsidRPr="00A46F26">
              <w:rPr>
                <w:rStyle w:val="ad"/>
                <w:noProof/>
                <w:lang w:val="ru-RU"/>
              </w:rPr>
              <w:t>3 МОДЕЛИРОВАНИЕ ДИНАМИЧЕСКИХ АСПЕКТОВ ПРИ ПОМОЩИ ДИАГРАММ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FBF3E" w14:textId="40171A22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41" w:history="1">
            <w:r w:rsidRPr="00A46F26">
              <w:rPr>
                <w:rStyle w:val="ad"/>
                <w:noProof/>
                <w:lang w:val="ru-RU"/>
              </w:rPr>
              <w:t xml:space="preserve">3.1 Назначение диаграммы </w:t>
            </w:r>
            <w:r w:rsidRPr="00A46F26">
              <w:rPr>
                <w:rStyle w:val="ad"/>
                <w:noProof/>
              </w:rPr>
              <w:t>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87BAD" w14:textId="6019E623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42" w:history="1">
            <w:r w:rsidRPr="00A46F26">
              <w:rPr>
                <w:rStyle w:val="ad"/>
                <w:noProof/>
                <w:lang w:val="ru-RU"/>
              </w:rPr>
              <w:t>3.2 Основные элементы диаграммы и их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D60A2" w14:textId="4E797AF9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43" w:history="1">
            <w:r w:rsidRPr="00A46F26">
              <w:rPr>
                <w:rStyle w:val="ad"/>
                <w:noProof/>
                <w:lang w:val="ru-RU"/>
              </w:rPr>
              <w:t>3.3 Диаграммы деятельности для процесса «Жизненный цикл объекта в хранилище»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0F6F3" w14:textId="3FC12FA3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44" w:history="1">
            <w:r w:rsidRPr="00A46F26">
              <w:rPr>
                <w:rStyle w:val="ad"/>
                <w:noProof/>
                <w:lang w:val="ru-RU"/>
              </w:rPr>
              <w:t xml:space="preserve">3.4 Назначение диаграммы </w:t>
            </w:r>
            <w:r w:rsidRPr="00A46F26">
              <w:rPr>
                <w:rStyle w:val="ad"/>
                <w:noProof/>
              </w:rPr>
              <w:t>Use</w:t>
            </w:r>
            <w:r w:rsidRPr="00A46F26">
              <w:rPr>
                <w:rStyle w:val="ad"/>
                <w:noProof/>
                <w:lang w:val="ru-RU"/>
              </w:rPr>
              <w:t>-</w:t>
            </w:r>
            <w:r w:rsidRPr="00A46F26">
              <w:rPr>
                <w:rStyle w:val="ad"/>
                <w:noProof/>
              </w:rPr>
              <w:t>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2EA8C8" w14:textId="3F034294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45" w:history="1">
            <w:r w:rsidRPr="00A46F26">
              <w:rPr>
                <w:rStyle w:val="ad"/>
                <w:noProof/>
                <w:lang w:val="ru-RU"/>
              </w:rPr>
              <w:t>3.5 Основные элементы диаграммы и их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DFF0F" w14:textId="482DB49F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46" w:history="1">
            <w:r w:rsidRPr="00A46F26">
              <w:rPr>
                <w:rStyle w:val="ad"/>
                <w:noProof/>
                <w:lang w:val="ru-RU"/>
              </w:rPr>
              <w:t>3.6 Диаграмма сценариев выполнения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FECCC7" w14:textId="1CF12962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47" w:history="1">
            <w:r w:rsidRPr="00A46F26">
              <w:rPr>
                <w:rStyle w:val="ad"/>
                <w:noProof/>
                <w:lang w:val="ru-RU"/>
              </w:rPr>
              <w:t xml:space="preserve">3.7 Назначение диаграммы </w:t>
            </w:r>
            <w:r w:rsidRPr="00A46F26">
              <w:rPr>
                <w:rStyle w:val="ad"/>
                <w:noProof/>
              </w:rPr>
              <w:t>Statechart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02982D" w14:textId="5FB7BFEB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48" w:history="1">
            <w:r w:rsidRPr="00A46F26">
              <w:rPr>
                <w:rStyle w:val="ad"/>
                <w:noProof/>
                <w:lang w:val="ru-RU"/>
              </w:rPr>
              <w:t>3.8 Основные элементы диаграммы и их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4E4CC" w14:textId="72E2590A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49" w:history="1">
            <w:r w:rsidRPr="00A46F26">
              <w:rPr>
                <w:rStyle w:val="ad"/>
                <w:noProof/>
                <w:lang w:val="ru-RU"/>
              </w:rPr>
              <w:t>3.9 Диаграмма состояния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A0F8C" w14:textId="4A5C42A6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50" w:history="1">
            <w:r w:rsidRPr="00A46F26">
              <w:rPr>
                <w:rStyle w:val="ad"/>
                <w:noProof/>
                <w:lang w:val="ru-RU"/>
              </w:rPr>
              <w:t xml:space="preserve">3.10 Назначение диаграммы </w:t>
            </w:r>
            <w:r w:rsidRPr="00A46F26">
              <w:rPr>
                <w:rStyle w:val="ad"/>
                <w:noProof/>
              </w:rPr>
              <w:t>Sequence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3327E" w14:textId="4D0012F6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51" w:history="1">
            <w:r w:rsidRPr="00A46F26">
              <w:rPr>
                <w:rStyle w:val="ad"/>
                <w:noProof/>
                <w:lang w:val="ru-RU"/>
              </w:rPr>
              <w:t>3.11 Основные элементы диаграммы и их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50B4E" w14:textId="4C926C57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52" w:history="1">
            <w:r w:rsidRPr="00A46F26">
              <w:rPr>
                <w:rStyle w:val="ad"/>
                <w:noProof/>
              </w:rPr>
              <w:t>3.12 Диаграмма последовательности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CF68CE" w14:textId="19A4D62C" w:rsidR="00D20FD3" w:rsidRDefault="00D20FD3">
          <w:pPr>
            <w:pStyle w:val="1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53" w:history="1">
            <w:r w:rsidRPr="00A46F26">
              <w:rPr>
                <w:rStyle w:val="ad"/>
                <w:noProof/>
                <w:lang w:val="ru-RU"/>
              </w:rPr>
              <w:t>4 МОДЕЛИРОВАНИЕ СТАТИЧЕСКИХ АСПЕКТОВ ПРИ ПОМОЩИ ДИАГРАММ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48CE3" w14:textId="4F3C280D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54" w:history="1">
            <w:r w:rsidRPr="00A46F26">
              <w:rPr>
                <w:rStyle w:val="ad"/>
                <w:noProof/>
                <w:lang w:val="ru-RU"/>
              </w:rPr>
              <w:t>4.1 Назначение диаграммы трассировки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DC970" w14:textId="1C680923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55" w:history="1">
            <w:r w:rsidRPr="00A46F26">
              <w:rPr>
                <w:rStyle w:val="ad"/>
                <w:noProof/>
                <w:lang w:val="ru-RU"/>
              </w:rPr>
              <w:t>4.2 Основные элементы диаграммы и их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5B9E2" w14:textId="71E3F5EA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56" w:history="1">
            <w:r w:rsidRPr="00A46F26">
              <w:rPr>
                <w:rStyle w:val="ad"/>
                <w:noProof/>
                <w:lang w:val="ru-RU"/>
              </w:rPr>
              <w:t>4.3 Диаграмма трассировки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8F807" w14:textId="1CFF60A1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57" w:history="1">
            <w:r w:rsidRPr="00A46F26">
              <w:rPr>
                <w:rStyle w:val="ad"/>
                <w:noProof/>
                <w:lang w:val="ru-RU"/>
              </w:rPr>
              <w:t xml:space="preserve">4.4 Назначение диаграммы </w:t>
            </w:r>
            <w:r w:rsidRPr="00A46F26">
              <w:rPr>
                <w:rStyle w:val="ad"/>
                <w:noProof/>
              </w:rPr>
              <w:t>Class</w:t>
            </w:r>
            <w:r w:rsidRPr="00A46F26">
              <w:rPr>
                <w:rStyle w:val="ad"/>
                <w:noProof/>
                <w:lang w:val="ru-RU"/>
              </w:rPr>
              <w:t xml:space="preserve"> </w:t>
            </w:r>
            <w:r w:rsidRPr="00A46F26">
              <w:rPr>
                <w:rStyle w:val="ad"/>
                <w:noProof/>
              </w:rPr>
              <w:t>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401815" w14:textId="61B08993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58" w:history="1">
            <w:r w:rsidRPr="00A46F26">
              <w:rPr>
                <w:rStyle w:val="ad"/>
                <w:noProof/>
                <w:lang w:val="ru-RU"/>
              </w:rPr>
              <w:t>4.5 Основные элементы диаграммы и их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E8BAEA" w14:textId="6857D71C" w:rsidR="00D20FD3" w:rsidRDefault="00D20FD3">
          <w:pPr>
            <w:pStyle w:val="20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lang w:val="ru-RU" w:eastAsia="ru-RU"/>
              <w14:ligatures w14:val="standardContextual"/>
            </w:rPr>
          </w:pPr>
          <w:hyperlink w:anchor="_Toc221052859" w:history="1">
            <w:r w:rsidRPr="00A46F26">
              <w:rPr>
                <w:rStyle w:val="ad"/>
                <w:noProof/>
              </w:rPr>
              <w:t>4.6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_Toc221052859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FC79F" w14:textId="0E578252" w:rsidR="00D20FD3" w:rsidRDefault="00D20FD3">
          <w:r>
            <w:rPr>
              <w:b/>
              <w:bCs/>
            </w:rPr>
            <w:fldChar w:fldCharType="end"/>
          </w:r>
        </w:p>
      </w:sdtContent>
    </w:sdt>
    <w:p w14:paraId="4F371954" w14:textId="77777777" w:rsidR="00D20FD3" w:rsidRPr="00D20FD3" w:rsidRDefault="00D20FD3" w:rsidP="00D20FD3">
      <w:pPr>
        <w:pStyle w:val="a0"/>
      </w:pPr>
    </w:p>
    <w:p w14:paraId="72D93700" w14:textId="77777777" w:rsidR="00CD23B7" w:rsidRDefault="00CD23B7" w:rsidP="00D20FD3">
      <w:pPr>
        <w:jc w:val="left"/>
        <w:rPr>
          <w:rFonts w:eastAsiaTheme="majorEastAsia" w:cstheme="majorBidi"/>
          <w:b/>
          <w:bCs/>
          <w:color w:val="000000" w:themeColor="text1"/>
          <w:szCs w:val="32"/>
          <w:lang w:val="ru-RU"/>
        </w:rPr>
      </w:pPr>
      <w:bookmarkStart w:id="4" w:name="постановка-задачи"/>
      <w:bookmarkEnd w:id="0"/>
      <w:r>
        <w:rPr>
          <w:lang w:val="ru-RU"/>
        </w:rPr>
        <w:br w:type="page"/>
      </w:r>
    </w:p>
    <w:p w14:paraId="0376559F" w14:textId="320487C4" w:rsidR="00CC6069" w:rsidRPr="00CD23B7" w:rsidRDefault="00000000">
      <w:pPr>
        <w:pStyle w:val="1"/>
        <w:rPr>
          <w:lang w:val="ru-RU"/>
        </w:rPr>
      </w:pPr>
      <w:bookmarkStart w:id="5" w:name="_Toc221052835"/>
      <w:r w:rsidRPr="00CD23B7">
        <w:rPr>
          <w:lang w:val="ru-RU"/>
        </w:rPr>
        <w:lastRenderedPageBreak/>
        <w:t>1 ПОСТАНОВКА ЗАДАЧИ</w:t>
      </w:r>
      <w:bookmarkEnd w:id="5"/>
    </w:p>
    <w:p w14:paraId="6DBF5C06" w14:textId="77777777" w:rsidR="00CC6069" w:rsidRPr="00CD23B7" w:rsidRDefault="00000000" w:rsidP="00CD23B7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 xml:space="preserve">В ходе выполнения курсовой работы по дисциплине «Методы и средства ведения научно-исследовательской работы» необходимо выполнить моделирование динамических и статических аспектов системы с использованием нотации </w:t>
      </w:r>
      <w:r>
        <w:t>UML</w:t>
      </w:r>
      <w:r w:rsidRPr="00CD23B7">
        <w:rPr>
          <w:lang w:val="ru-RU"/>
        </w:rPr>
        <w:t>.</w:t>
      </w:r>
    </w:p>
    <w:p w14:paraId="613A32E9" w14:textId="12C9EE82" w:rsidR="00CC6069" w:rsidRPr="00CD23B7" w:rsidRDefault="00000000" w:rsidP="00CD23B7">
      <w:pPr>
        <w:pStyle w:val="a0"/>
        <w:ind w:firstLine="720"/>
        <w:rPr>
          <w:lang w:val="ru-RU"/>
        </w:rPr>
      </w:pPr>
      <w:r w:rsidRPr="00CD23B7">
        <w:rPr>
          <w:lang w:val="ru-RU"/>
        </w:rPr>
        <w:t>В рамках курсовой работы был выбран процесс «Жизненный цикл объекта в хранилище», разработанный в рамках темы НИР «</w:t>
      </w:r>
      <w:r w:rsidR="00CD23B7" w:rsidRPr="00CD23B7">
        <w:rPr>
          <w:lang w:val="ru-RU"/>
        </w:rPr>
        <w:t>Проектирование и реализация пилотного проекта объектного хранилища данных</w:t>
      </w:r>
      <w:r w:rsidRPr="00CD23B7">
        <w:rPr>
          <w:lang w:val="ru-RU"/>
        </w:rPr>
        <w:t>».</w:t>
      </w:r>
    </w:p>
    <w:p w14:paraId="10C001AB" w14:textId="77777777" w:rsidR="00CC6069" w:rsidRPr="00CD23B7" w:rsidRDefault="00000000" w:rsidP="00CD23B7">
      <w:pPr>
        <w:pStyle w:val="a0"/>
        <w:ind w:firstLine="720"/>
        <w:rPr>
          <w:lang w:val="ru-RU"/>
        </w:rPr>
      </w:pPr>
      <w:r w:rsidRPr="00CD23B7">
        <w:rPr>
          <w:b/>
          <w:bCs/>
          <w:lang w:val="ru-RU"/>
        </w:rPr>
        <w:t>Описание системы:</w:t>
      </w:r>
    </w:p>
    <w:p w14:paraId="310CBB9D" w14:textId="00CFC57D" w:rsidR="00CC6069" w:rsidRPr="00CD23B7" w:rsidRDefault="00000000" w:rsidP="00CD23B7">
      <w:pPr>
        <w:pStyle w:val="a0"/>
        <w:ind w:firstLine="720"/>
        <w:rPr>
          <w:lang w:val="ru-RU"/>
        </w:rPr>
      </w:pPr>
      <w:r>
        <w:t>Object</w:t>
      </w:r>
      <w:r w:rsidRPr="00CD23B7">
        <w:rPr>
          <w:lang w:val="ru-RU"/>
        </w:rPr>
        <w:t xml:space="preserve"> </w:t>
      </w:r>
      <w:r>
        <w:t>Storage</w:t>
      </w:r>
      <w:r w:rsidRPr="00CD23B7">
        <w:rPr>
          <w:lang w:val="ru-RU"/>
        </w:rPr>
        <w:t xml:space="preserve"> представляет собой систему для управления данными в распределённом хранилище, совместимом с </w:t>
      </w:r>
      <w:r>
        <w:t>S</w:t>
      </w:r>
      <w:r w:rsidRPr="00CD23B7">
        <w:rPr>
          <w:lang w:val="ru-RU"/>
        </w:rPr>
        <w:t xml:space="preserve">3 </w:t>
      </w:r>
      <w:r>
        <w:t>API</w:t>
      </w:r>
      <w:r w:rsidRPr="00CD23B7">
        <w:rPr>
          <w:lang w:val="ru-RU"/>
        </w:rPr>
        <w:t xml:space="preserve">. Система предоставляет пользователям возможность загружать, скачивать, удалять объекты, а также управлять </w:t>
      </w:r>
      <w:proofErr w:type="spellStart"/>
      <w:r w:rsidRPr="00CD23B7">
        <w:rPr>
          <w:lang w:val="ru-RU"/>
        </w:rPr>
        <w:t>бакетами</w:t>
      </w:r>
      <w:proofErr w:type="spellEnd"/>
      <w:r w:rsidRPr="00CD23B7">
        <w:rPr>
          <w:lang w:val="ru-RU"/>
        </w:rPr>
        <w:t xml:space="preserve"> (контейнерами) для организации данных.</w:t>
      </w:r>
    </w:p>
    <w:p w14:paraId="50863C3E" w14:textId="77777777" w:rsidR="00CC6069" w:rsidRPr="00CD23B7" w:rsidRDefault="00000000" w:rsidP="00CD23B7">
      <w:pPr>
        <w:pStyle w:val="a0"/>
        <w:ind w:firstLine="720"/>
        <w:rPr>
          <w:lang w:val="ru-RU"/>
        </w:rPr>
      </w:pPr>
      <w:r w:rsidRPr="00CD23B7">
        <w:rPr>
          <w:lang w:val="ru-RU"/>
        </w:rPr>
        <w:t>Процесс «Жизненный цикл объекта в хранилище» можно разделить на три основных этапа:</w:t>
      </w:r>
    </w:p>
    <w:p w14:paraId="48C1F7EE" w14:textId="21691F6A" w:rsidR="00CC6069" w:rsidRPr="00CD23B7" w:rsidRDefault="00000000" w:rsidP="00CD23B7">
      <w:pPr>
        <w:pStyle w:val="af3"/>
        <w:numPr>
          <w:ilvl w:val="0"/>
          <w:numId w:val="30"/>
        </w:numPr>
        <w:rPr>
          <w:lang w:val="ru-RU"/>
        </w:rPr>
      </w:pPr>
      <w:r w:rsidRPr="00CD23B7">
        <w:rPr>
          <w:lang w:val="ru-RU"/>
        </w:rPr>
        <w:t xml:space="preserve">Пользователь отправляет запрос на загрузку файла, указывая целевой </w:t>
      </w:r>
      <w:proofErr w:type="spellStart"/>
      <w:r w:rsidRPr="00CD23B7">
        <w:rPr>
          <w:lang w:val="ru-RU"/>
        </w:rPr>
        <w:t>бакет</w:t>
      </w:r>
      <w:proofErr w:type="spellEnd"/>
      <w:r w:rsidRPr="00CD23B7">
        <w:rPr>
          <w:lang w:val="ru-RU"/>
        </w:rPr>
        <w:t xml:space="preserve"> и ключ объекта. Система выполняет аутентификацию пользователя по </w:t>
      </w:r>
      <w:r w:rsidRPr="00CD23B7">
        <w:t>JWT</w:t>
      </w:r>
      <w:r w:rsidRPr="00CD23B7">
        <w:rPr>
          <w:lang w:val="ru-RU"/>
        </w:rPr>
        <w:t>-токену, проверяет права доступа на основе политик, опционально шифрует данные и сохраняет объект в хранилище с метаданными.</w:t>
      </w:r>
    </w:p>
    <w:p w14:paraId="54514465" w14:textId="58E6F920" w:rsidR="00CC6069" w:rsidRPr="00CD23B7" w:rsidRDefault="00000000" w:rsidP="00CD23B7">
      <w:pPr>
        <w:pStyle w:val="af3"/>
        <w:numPr>
          <w:ilvl w:val="0"/>
          <w:numId w:val="30"/>
        </w:numPr>
        <w:rPr>
          <w:lang w:val="ru-RU"/>
        </w:rPr>
      </w:pPr>
      <w:r w:rsidRPr="00CD23B7">
        <w:rPr>
          <w:lang w:val="ru-RU"/>
        </w:rPr>
        <w:t>Пользователь запрашивает ранее загруженный объект по ключу. Система проверяет права доступа, извлекает объект из хранилища, выполняет расшифровку (если требуется) и возвращает данные пользователю.</w:t>
      </w:r>
    </w:p>
    <w:p w14:paraId="4CB9B5DA" w14:textId="2FF035BD" w:rsidR="00CC6069" w:rsidRPr="00CD23B7" w:rsidRDefault="00000000" w:rsidP="00CD23B7">
      <w:pPr>
        <w:pStyle w:val="af3"/>
        <w:numPr>
          <w:ilvl w:val="0"/>
          <w:numId w:val="30"/>
        </w:numPr>
        <w:rPr>
          <w:lang w:val="ru-RU"/>
        </w:rPr>
      </w:pPr>
      <w:r w:rsidRPr="00CD23B7">
        <w:rPr>
          <w:lang w:val="ru-RU"/>
        </w:rPr>
        <w:t xml:space="preserve">Пользователь запрашивает удаление объекта. Система проверяет политики </w:t>
      </w:r>
      <w:r w:rsidRPr="00CD23B7">
        <w:t>retention</w:t>
      </w:r>
      <w:r w:rsidRPr="00CD23B7">
        <w:rPr>
          <w:lang w:val="ru-RU"/>
        </w:rPr>
        <w:t xml:space="preserve"> (защиты от удаления), </w:t>
      </w:r>
      <w:proofErr w:type="gramStart"/>
      <w:r w:rsidRPr="00CD23B7">
        <w:rPr>
          <w:lang w:val="ru-RU"/>
        </w:rPr>
        <w:t>и</w:t>
      </w:r>
      <w:proofErr w:type="gramEnd"/>
      <w:r w:rsidRPr="00CD23B7">
        <w:rPr>
          <w:lang w:val="ru-RU"/>
        </w:rPr>
        <w:t xml:space="preserve"> если удаление разрешено, помечает объект на удаление или выполняет физическое удаление.</w:t>
      </w:r>
    </w:p>
    <w:p w14:paraId="1ACABF83" w14:textId="77777777" w:rsidR="00CD23B7" w:rsidRDefault="00CD23B7">
      <w:pPr>
        <w:spacing w:after="200" w:line="240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B8239E6" w14:textId="2D4A69D4" w:rsidR="00CC6069" w:rsidRDefault="00000000" w:rsidP="00CD23B7">
      <w:pPr>
        <w:pStyle w:val="FirstParagraph"/>
        <w:ind w:firstLine="720"/>
      </w:pPr>
      <w:proofErr w:type="spellStart"/>
      <w:r>
        <w:rPr>
          <w:b/>
          <w:bCs/>
        </w:rPr>
        <w:lastRenderedPageBreak/>
        <w:t>Инструменты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моделирования</w:t>
      </w:r>
      <w:proofErr w:type="spellEnd"/>
      <w:r>
        <w:rPr>
          <w:b/>
          <w:bCs/>
        </w:rPr>
        <w:t>:</w:t>
      </w:r>
    </w:p>
    <w:p w14:paraId="1DF3EDE5" w14:textId="77777777" w:rsidR="00CC6069" w:rsidRPr="00CD23B7" w:rsidRDefault="00000000" w:rsidP="00CD23B7">
      <w:pPr>
        <w:pStyle w:val="Compact"/>
        <w:numPr>
          <w:ilvl w:val="0"/>
          <w:numId w:val="31"/>
        </w:numPr>
        <w:rPr>
          <w:lang w:val="ru-RU"/>
        </w:rPr>
      </w:pPr>
      <w:r w:rsidRPr="00CD23B7">
        <w:rPr>
          <w:lang w:val="ru-RU"/>
        </w:rPr>
        <w:t xml:space="preserve">Для моделирования верхнего уровня процесса используется диаграмма </w:t>
      </w:r>
      <w:r>
        <w:t>BPMN</w:t>
      </w:r>
      <w:r w:rsidRPr="00CD23B7">
        <w:rPr>
          <w:lang w:val="ru-RU"/>
        </w:rPr>
        <w:t xml:space="preserve"> (</w:t>
      </w:r>
      <w:r>
        <w:t>Business</w:t>
      </w:r>
      <w:r w:rsidRPr="00CD23B7">
        <w:rPr>
          <w:lang w:val="ru-RU"/>
        </w:rPr>
        <w:t xml:space="preserve"> </w:t>
      </w:r>
      <w:r>
        <w:t>Process</w:t>
      </w:r>
      <w:r w:rsidRPr="00CD23B7">
        <w:rPr>
          <w:lang w:val="ru-RU"/>
        </w:rPr>
        <w:t xml:space="preserve"> </w:t>
      </w:r>
      <w:r>
        <w:t>Model</w:t>
      </w:r>
      <w:r w:rsidRPr="00CD23B7">
        <w:rPr>
          <w:lang w:val="ru-RU"/>
        </w:rPr>
        <w:t xml:space="preserve"> </w:t>
      </w:r>
      <w:r>
        <w:t>and</w:t>
      </w:r>
      <w:r w:rsidRPr="00CD23B7">
        <w:rPr>
          <w:lang w:val="ru-RU"/>
        </w:rPr>
        <w:t xml:space="preserve"> </w:t>
      </w:r>
      <w:r>
        <w:t>Notation</w:t>
      </w:r>
      <w:r w:rsidRPr="00CD23B7">
        <w:rPr>
          <w:lang w:val="ru-RU"/>
        </w:rPr>
        <w:t>).</w:t>
      </w:r>
    </w:p>
    <w:p w14:paraId="31FA2CA7" w14:textId="77777777" w:rsidR="00CC6069" w:rsidRPr="00CD23B7" w:rsidRDefault="00000000" w:rsidP="00CD23B7">
      <w:pPr>
        <w:pStyle w:val="Compact"/>
        <w:numPr>
          <w:ilvl w:val="0"/>
          <w:numId w:val="31"/>
        </w:numPr>
        <w:rPr>
          <w:lang w:val="ru-RU"/>
        </w:rPr>
      </w:pPr>
      <w:r w:rsidRPr="00CD23B7">
        <w:rPr>
          <w:lang w:val="ru-RU"/>
        </w:rPr>
        <w:t>Для моделирования динамических аспектов используются: диаграмма деятельности (</w:t>
      </w:r>
      <w:r>
        <w:t>Activity</w:t>
      </w:r>
      <w:r w:rsidRPr="00CD23B7">
        <w:rPr>
          <w:lang w:val="ru-RU"/>
        </w:rPr>
        <w:t xml:space="preserve"> </w:t>
      </w:r>
      <w:r>
        <w:t>Diagram</w:t>
      </w:r>
      <w:r w:rsidRPr="00CD23B7">
        <w:rPr>
          <w:lang w:val="ru-RU"/>
        </w:rPr>
        <w:t>), диаграмма сценариев выполнения функций (</w:t>
      </w:r>
      <w:r>
        <w:t>Use</w:t>
      </w:r>
      <w:r w:rsidRPr="00CD23B7">
        <w:rPr>
          <w:lang w:val="ru-RU"/>
        </w:rPr>
        <w:t>-</w:t>
      </w:r>
      <w:r>
        <w:t>case</w:t>
      </w:r>
      <w:r w:rsidRPr="00CD23B7">
        <w:rPr>
          <w:lang w:val="ru-RU"/>
        </w:rPr>
        <w:t xml:space="preserve"> </w:t>
      </w:r>
      <w:r>
        <w:t>Diagram</w:t>
      </w:r>
      <w:r w:rsidRPr="00CD23B7">
        <w:rPr>
          <w:lang w:val="ru-RU"/>
        </w:rPr>
        <w:t>), диаграмма состояний (</w:t>
      </w:r>
      <w:proofErr w:type="spellStart"/>
      <w:r>
        <w:t>Statechart</w:t>
      </w:r>
      <w:proofErr w:type="spellEnd"/>
      <w:r w:rsidRPr="00CD23B7">
        <w:rPr>
          <w:lang w:val="ru-RU"/>
        </w:rPr>
        <w:t xml:space="preserve"> </w:t>
      </w:r>
      <w:r>
        <w:t>Diagram</w:t>
      </w:r>
      <w:r w:rsidRPr="00CD23B7">
        <w:rPr>
          <w:lang w:val="ru-RU"/>
        </w:rPr>
        <w:t>) и диаграмма последовательностей (</w:t>
      </w:r>
      <w:r>
        <w:t>Sequence</w:t>
      </w:r>
      <w:r w:rsidRPr="00CD23B7">
        <w:rPr>
          <w:lang w:val="ru-RU"/>
        </w:rPr>
        <w:t xml:space="preserve"> </w:t>
      </w:r>
      <w:r>
        <w:t>Diagram</w:t>
      </w:r>
      <w:r w:rsidRPr="00CD23B7">
        <w:rPr>
          <w:lang w:val="ru-RU"/>
        </w:rPr>
        <w:t>).</w:t>
      </w:r>
    </w:p>
    <w:p w14:paraId="658FE0ED" w14:textId="77777777" w:rsidR="00CC6069" w:rsidRPr="00CD23B7" w:rsidRDefault="00000000" w:rsidP="00CD23B7">
      <w:pPr>
        <w:pStyle w:val="Compact"/>
        <w:numPr>
          <w:ilvl w:val="0"/>
          <w:numId w:val="31"/>
        </w:numPr>
        <w:rPr>
          <w:lang w:val="ru-RU"/>
        </w:rPr>
      </w:pPr>
      <w:r w:rsidRPr="00CD23B7">
        <w:rPr>
          <w:lang w:val="ru-RU"/>
        </w:rPr>
        <w:t>Для моделирования статических аспектов используются: диаграмма трассировки требований и диаграмма классов (</w:t>
      </w:r>
      <w:r>
        <w:t>Class</w:t>
      </w:r>
      <w:r w:rsidRPr="00CD23B7">
        <w:rPr>
          <w:lang w:val="ru-RU"/>
        </w:rPr>
        <w:t xml:space="preserve"> </w:t>
      </w:r>
      <w:r>
        <w:t>Diagram</w:t>
      </w:r>
      <w:r w:rsidRPr="00CD23B7">
        <w:rPr>
          <w:lang w:val="ru-RU"/>
        </w:rPr>
        <w:t>).</w:t>
      </w:r>
    </w:p>
    <w:p w14:paraId="5BB4D144" w14:textId="6DF5F701" w:rsidR="00CC6069" w:rsidRDefault="00CC6069"/>
    <w:p w14:paraId="3358AEF0" w14:textId="77777777" w:rsidR="00B0646B" w:rsidRDefault="00B0646B">
      <w:pPr>
        <w:spacing w:after="200" w:line="240" w:lineRule="auto"/>
        <w:jc w:val="left"/>
        <w:rPr>
          <w:rFonts w:eastAsiaTheme="majorEastAsia" w:cstheme="majorBidi"/>
          <w:b/>
          <w:bCs/>
          <w:color w:val="000000" w:themeColor="text1"/>
          <w:szCs w:val="32"/>
          <w:lang w:val="ru-RU"/>
        </w:rPr>
      </w:pPr>
      <w:bookmarkStart w:id="6" w:name="X6786a0b67cefd27ce8300d87ed10609f93c0bcd"/>
      <w:bookmarkEnd w:id="4"/>
      <w:r>
        <w:rPr>
          <w:lang w:val="ru-RU"/>
        </w:rPr>
        <w:br w:type="page"/>
      </w:r>
    </w:p>
    <w:p w14:paraId="42CD107E" w14:textId="19141AE6" w:rsidR="00CC6069" w:rsidRPr="00CD23B7" w:rsidRDefault="00000000">
      <w:pPr>
        <w:pStyle w:val="1"/>
        <w:rPr>
          <w:lang w:val="ru-RU"/>
        </w:rPr>
      </w:pPr>
      <w:bookmarkStart w:id="7" w:name="_Toc221052836"/>
      <w:r w:rsidRPr="00CD23B7">
        <w:rPr>
          <w:lang w:val="ru-RU"/>
        </w:rPr>
        <w:lastRenderedPageBreak/>
        <w:t xml:space="preserve">2 МОДЕЛИРОВАНИЕ ВЕРХНЕГО УРОВНЯ ПРОЦЕССА С ПОМОЩЬЮ </w:t>
      </w:r>
      <w:r>
        <w:t>BPMN</w:t>
      </w:r>
      <w:bookmarkEnd w:id="7"/>
    </w:p>
    <w:p w14:paraId="4FFE961A" w14:textId="77777777" w:rsidR="00CC6069" w:rsidRPr="00CD23B7" w:rsidRDefault="00000000" w:rsidP="00B0646B">
      <w:pPr>
        <w:pStyle w:val="2"/>
        <w:ind w:firstLine="720"/>
        <w:rPr>
          <w:lang w:val="ru-RU"/>
        </w:rPr>
      </w:pPr>
      <w:bookmarkStart w:id="8" w:name="назначение-диаграммы-bpmn"/>
      <w:bookmarkStart w:id="9" w:name="_Toc221052837"/>
      <w:r w:rsidRPr="00CD23B7">
        <w:rPr>
          <w:lang w:val="ru-RU"/>
        </w:rPr>
        <w:t xml:space="preserve">2.1 Назначение диаграммы </w:t>
      </w:r>
      <w:r>
        <w:t>BPMN</w:t>
      </w:r>
      <w:bookmarkEnd w:id="9"/>
    </w:p>
    <w:p w14:paraId="74D14599" w14:textId="77777777" w:rsidR="00CC6069" w:rsidRPr="00CD23B7" w:rsidRDefault="00000000" w:rsidP="00B0646B">
      <w:pPr>
        <w:pStyle w:val="FirstParagraph"/>
        <w:ind w:firstLine="720"/>
        <w:rPr>
          <w:lang w:val="ru-RU"/>
        </w:rPr>
      </w:pPr>
      <w:r>
        <w:t>BPMN</w:t>
      </w:r>
      <w:r w:rsidRPr="00CD23B7">
        <w:rPr>
          <w:lang w:val="ru-RU"/>
        </w:rPr>
        <w:t xml:space="preserve"> (</w:t>
      </w:r>
      <w:r>
        <w:t>Business</w:t>
      </w:r>
      <w:r w:rsidRPr="00CD23B7">
        <w:rPr>
          <w:lang w:val="ru-RU"/>
        </w:rPr>
        <w:t xml:space="preserve"> </w:t>
      </w:r>
      <w:r>
        <w:t>Process</w:t>
      </w:r>
      <w:r w:rsidRPr="00CD23B7">
        <w:rPr>
          <w:lang w:val="ru-RU"/>
        </w:rPr>
        <w:t xml:space="preserve"> </w:t>
      </w:r>
      <w:r>
        <w:t>Model</w:t>
      </w:r>
      <w:r w:rsidRPr="00CD23B7">
        <w:rPr>
          <w:lang w:val="ru-RU"/>
        </w:rPr>
        <w:t xml:space="preserve"> </w:t>
      </w:r>
      <w:r>
        <w:t>and</w:t>
      </w:r>
      <w:r w:rsidRPr="00CD23B7">
        <w:rPr>
          <w:lang w:val="ru-RU"/>
        </w:rPr>
        <w:t xml:space="preserve"> </w:t>
      </w:r>
      <w:r>
        <w:t>Notation</w:t>
      </w:r>
      <w:r w:rsidRPr="00CD23B7">
        <w:rPr>
          <w:lang w:val="ru-RU"/>
        </w:rPr>
        <w:t>) — это язык моделирования бизнес-процессов, который является промежуточным звеном между формализацией/визуализацией и воплощением бизнес-процесса. Нотация представляет собой описание графических элементов, используемых для построения схемы протекания бизнес-процесса.</w:t>
      </w:r>
    </w:p>
    <w:p w14:paraId="1B67FCD7" w14:textId="77777777" w:rsidR="00CC6069" w:rsidRPr="00CD23B7" w:rsidRDefault="00000000">
      <w:pPr>
        <w:pStyle w:val="a0"/>
        <w:rPr>
          <w:lang w:val="ru-RU"/>
        </w:rPr>
      </w:pPr>
      <w:r w:rsidRPr="00CD23B7">
        <w:rPr>
          <w:lang w:val="ru-RU"/>
        </w:rPr>
        <w:t xml:space="preserve">Цель применения </w:t>
      </w:r>
      <w:r>
        <w:t>BPMN</w:t>
      </w:r>
      <w:r w:rsidRPr="00CD23B7">
        <w:rPr>
          <w:lang w:val="ru-RU"/>
        </w:rPr>
        <w:t xml:space="preserve"> — смоделировать бизнес-процесс, выявить способы адаптации под новые условия, а также пути повышения эффективности и конкурентоспособности. На данный момент широко используется вторая версия данной нотации — </w:t>
      </w:r>
      <w:r>
        <w:t>BPMN</w:t>
      </w:r>
      <w:r w:rsidRPr="00CD23B7">
        <w:rPr>
          <w:lang w:val="ru-RU"/>
        </w:rPr>
        <w:t xml:space="preserve"> 2.0.</w:t>
      </w:r>
    </w:p>
    <w:p w14:paraId="7F5B7A20" w14:textId="77777777" w:rsidR="00CC6069" w:rsidRPr="00CD23B7" w:rsidRDefault="00000000" w:rsidP="00B0646B">
      <w:pPr>
        <w:pStyle w:val="2"/>
        <w:ind w:firstLine="720"/>
        <w:rPr>
          <w:lang w:val="ru-RU"/>
        </w:rPr>
      </w:pPr>
      <w:bookmarkStart w:id="10" w:name="X18d7577810c4d6530afb60b9ba16a685d008261"/>
      <w:bookmarkStart w:id="11" w:name="_Toc221052838"/>
      <w:bookmarkEnd w:id="8"/>
      <w:r w:rsidRPr="00CD23B7">
        <w:rPr>
          <w:lang w:val="ru-RU"/>
        </w:rPr>
        <w:t>2.2 Основные элементы диаграммы и их назначение</w:t>
      </w:r>
      <w:bookmarkEnd w:id="11"/>
    </w:p>
    <w:p w14:paraId="73691C67" w14:textId="77777777" w:rsidR="00CC6069" w:rsidRPr="00CD23B7" w:rsidRDefault="00000000" w:rsidP="00B0646B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 xml:space="preserve">Основные элементы, из которых состоит </w:t>
      </w:r>
      <w:r>
        <w:t>BPMN</w:t>
      </w:r>
      <w:r w:rsidRPr="00CD23B7">
        <w:rPr>
          <w:lang w:val="ru-RU"/>
        </w:rPr>
        <w:t>-диаграмма:</w:t>
      </w:r>
    </w:p>
    <w:p w14:paraId="22738226" w14:textId="77777777" w:rsidR="00CC6069" w:rsidRPr="00CD23B7" w:rsidRDefault="00000000" w:rsidP="00B0646B">
      <w:pPr>
        <w:numPr>
          <w:ilvl w:val="0"/>
          <w:numId w:val="32"/>
        </w:numPr>
        <w:rPr>
          <w:lang w:val="ru-RU"/>
        </w:rPr>
      </w:pPr>
      <w:r w:rsidRPr="00CD23B7">
        <w:rPr>
          <w:b/>
          <w:bCs/>
          <w:lang w:val="ru-RU"/>
        </w:rPr>
        <w:t>События</w:t>
      </w:r>
      <w:r w:rsidRPr="00CD23B7">
        <w:rPr>
          <w:lang w:val="ru-RU"/>
        </w:rPr>
        <w:t xml:space="preserve"> — используются для отображения какого-то происшествия. События могут быть стартовыми, завершающими или промежуточными. Стартовые обозначают начало процесса, завершающие — его окончание, а промежуточные события могут приостанавливать выполнение процесса.</w:t>
      </w:r>
    </w:p>
    <w:p w14:paraId="4454A07B" w14:textId="77777777" w:rsidR="00CC6069" w:rsidRPr="00CD23B7" w:rsidRDefault="00000000" w:rsidP="00B0646B">
      <w:pPr>
        <w:numPr>
          <w:ilvl w:val="0"/>
          <w:numId w:val="32"/>
        </w:numPr>
        <w:rPr>
          <w:lang w:val="ru-RU"/>
        </w:rPr>
      </w:pPr>
      <w:r w:rsidRPr="00CD23B7">
        <w:rPr>
          <w:b/>
          <w:bCs/>
          <w:lang w:val="ru-RU"/>
        </w:rPr>
        <w:t>Действия (задачи)</w:t>
      </w:r>
      <w:r w:rsidRPr="00CD23B7">
        <w:rPr>
          <w:lang w:val="ru-RU"/>
        </w:rPr>
        <w:t xml:space="preserve"> — используются для отображения функций, которые будут выполняться системой. Обычное действие используется для описания активности, которую нельзя разбить. Подпроцесс используется, когда необходимо в описываемый процесс внедрить ещё один как его часть.</w:t>
      </w:r>
    </w:p>
    <w:p w14:paraId="2C90A641" w14:textId="331405ED" w:rsidR="00CC6069" w:rsidRPr="00CD23B7" w:rsidRDefault="00000000" w:rsidP="00B0646B">
      <w:pPr>
        <w:numPr>
          <w:ilvl w:val="0"/>
          <w:numId w:val="32"/>
        </w:numPr>
        <w:rPr>
          <w:lang w:val="ru-RU"/>
        </w:rPr>
      </w:pPr>
      <w:r w:rsidRPr="00CD23B7">
        <w:rPr>
          <w:b/>
          <w:bCs/>
          <w:lang w:val="ru-RU"/>
        </w:rPr>
        <w:t>Шлюзы</w:t>
      </w:r>
      <w:r w:rsidRPr="00CD23B7">
        <w:rPr>
          <w:lang w:val="ru-RU"/>
        </w:rPr>
        <w:t xml:space="preserve"> — элементы, которые используются для введения в процесс развилок, различных условий или дополнительной логики</w:t>
      </w:r>
      <w:r w:rsidR="00B0646B">
        <w:rPr>
          <w:lang w:val="ru-RU"/>
        </w:rPr>
        <w:t>.</w:t>
      </w:r>
    </w:p>
    <w:p w14:paraId="4446E30E" w14:textId="77777777" w:rsidR="00CC6069" w:rsidRPr="00CD23B7" w:rsidRDefault="00000000" w:rsidP="00B0646B">
      <w:pPr>
        <w:numPr>
          <w:ilvl w:val="0"/>
          <w:numId w:val="33"/>
        </w:numPr>
        <w:rPr>
          <w:lang w:val="ru-RU"/>
        </w:rPr>
      </w:pPr>
      <w:r w:rsidRPr="00CD23B7">
        <w:rPr>
          <w:b/>
          <w:bCs/>
          <w:lang w:val="ru-RU"/>
        </w:rPr>
        <w:lastRenderedPageBreak/>
        <w:t>Потоки</w:t>
      </w:r>
      <w:r w:rsidRPr="00CD23B7">
        <w:rPr>
          <w:lang w:val="ru-RU"/>
        </w:rPr>
        <w:t xml:space="preserve"> — стрелка, которая отображает последовательность действий в процессе.</w:t>
      </w:r>
    </w:p>
    <w:p w14:paraId="6E8168F3" w14:textId="77777777" w:rsidR="00CC6069" w:rsidRPr="00CD23B7" w:rsidRDefault="00000000" w:rsidP="00B0646B">
      <w:pPr>
        <w:numPr>
          <w:ilvl w:val="0"/>
          <w:numId w:val="33"/>
        </w:numPr>
        <w:rPr>
          <w:lang w:val="ru-RU"/>
        </w:rPr>
      </w:pPr>
      <w:r w:rsidRPr="00CD23B7">
        <w:rPr>
          <w:b/>
          <w:bCs/>
          <w:lang w:val="ru-RU"/>
        </w:rPr>
        <w:t>Дорожки</w:t>
      </w:r>
      <w:r w:rsidRPr="00CD23B7">
        <w:rPr>
          <w:lang w:val="ru-RU"/>
        </w:rPr>
        <w:t xml:space="preserve"> — подписанный прямоугольник, внутри которого укладываются элементы, выполняемые определённым участником или системой.</w:t>
      </w:r>
    </w:p>
    <w:p w14:paraId="75A41C73" w14:textId="77777777" w:rsidR="00CC6069" w:rsidRPr="00CD23B7" w:rsidRDefault="00000000" w:rsidP="00B0646B">
      <w:pPr>
        <w:pStyle w:val="2"/>
        <w:ind w:firstLine="720"/>
        <w:rPr>
          <w:lang w:val="ru-RU"/>
        </w:rPr>
      </w:pPr>
      <w:bookmarkStart w:id="12" w:name="Xdc896d3eec6f808948b8351f179dfb93d6759e2"/>
      <w:bookmarkStart w:id="13" w:name="_Toc221052839"/>
      <w:bookmarkEnd w:id="10"/>
      <w:r w:rsidRPr="00CD23B7">
        <w:rPr>
          <w:lang w:val="ru-RU"/>
        </w:rPr>
        <w:t xml:space="preserve">2.3 Диаграммы </w:t>
      </w:r>
      <w:r>
        <w:t>BPMN</w:t>
      </w:r>
      <w:r w:rsidRPr="00CD23B7">
        <w:rPr>
          <w:lang w:val="ru-RU"/>
        </w:rPr>
        <w:t xml:space="preserve"> для процесса «Жизненный цикл объекта в хранилище»</w:t>
      </w:r>
      <w:bookmarkEnd w:id="13"/>
    </w:p>
    <w:p w14:paraId="58EF428A" w14:textId="77777777" w:rsidR="00CC6069" w:rsidRPr="00CD23B7" w:rsidRDefault="00000000" w:rsidP="00B0646B">
      <w:pPr>
        <w:pStyle w:val="FirstParagraph"/>
        <w:ind w:firstLine="720"/>
        <w:rPr>
          <w:lang w:val="ru-RU"/>
        </w:rPr>
      </w:pPr>
      <w:bookmarkStart w:id="14" w:name="диаграмма-bpmn-as-is"/>
      <w:r w:rsidRPr="00CD23B7">
        <w:rPr>
          <w:lang w:val="ru-RU"/>
        </w:rPr>
        <w:t xml:space="preserve">Диаграмма </w:t>
      </w:r>
      <w:r>
        <w:t>BPMN</w:t>
      </w:r>
      <w:r w:rsidRPr="00CD23B7">
        <w:rPr>
          <w:lang w:val="ru-RU"/>
        </w:rPr>
        <w:t xml:space="preserve"> для </w:t>
      </w:r>
      <w:r>
        <w:t>AS</w:t>
      </w:r>
      <w:r w:rsidRPr="00CD23B7">
        <w:rPr>
          <w:lang w:val="ru-RU"/>
        </w:rPr>
        <w:t>-</w:t>
      </w:r>
      <w:r>
        <w:t>IS</w:t>
      </w:r>
      <w:r w:rsidRPr="00CD23B7">
        <w:rPr>
          <w:lang w:val="ru-RU"/>
        </w:rPr>
        <w:t xml:space="preserve"> процесса «Жизненный цикл объекта в хранилище» отображает текущее состояние процесса работы с файлами на традиционном файловом сервере с использованием </w:t>
      </w:r>
      <w:r>
        <w:t>NTFS</w:t>
      </w:r>
      <w:r w:rsidRPr="00CD23B7">
        <w:rPr>
          <w:lang w:val="ru-RU"/>
        </w:rPr>
        <w:t xml:space="preserve"> и </w:t>
      </w:r>
      <w:r>
        <w:t>Active</w:t>
      </w:r>
      <w:r w:rsidRPr="00CD23B7">
        <w:rPr>
          <w:lang w:val="ru-RU"/>
        </w:rPr>
        <w:t xml:space="preserve"> </w:t>
      </w:r>
      <w:r>
        <w:t>Directory</w:t>
      </w:r>
      <w:r w:rsidRPr="00CD23B7">
        <w:rPr>
          <w:lang w:val="ru-RU"/>
        </w:rPr>
        <w:t>.</w:t>
      </w:r>
    </w:p>
    <w:p w14:paraId="5E957DA9" w14:textId="77777777" w:rsidR="00CC6069" w:rsidRDefault="00000000" w:rsidP="00B0646B">
      <w:pPr>
        <w:pStyle w:val="CaptionedFigure"/>
        <w:jc w:val="center"/>
      </w:pPr>
      <w:r>
        <w:rPr>
          <w:noProof/>
        </w:rPr>
        <w:drawing>
          <wp:inline distT="0" distB="0" distL="0" distR="0" wp14:anchorId="46A7D424" wp14:editId="2F8247DD">
            <wp:extent cx="5334000" cy="3064212"/>
            <wp:effectExtent l="0" t="0" r="0" b="0"/>
            <wp:docPr id="31" name="Picture" descr="Рисунок 2.1 — Диаграмма BPMN AS-I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gs/BPMN_as-is-file-management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4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BA93F0" w14:textId="77777777" w:rsidR="00CC6069" w:rsidRDefault="00000000" w:rsidP="00B0646B">
      <w:pPr>
        <w:pStyle w:val="a0"/>
        <w:jc w:val="center"/>
      </w:pPr>
      <w:proofErr w:type="spellStart"/>
      <w:r>
        <w:rPr>
          <w:i/>
          <w:iCs/>
        </w:rPr>
        <w:t>Рисунок</w:t>
      </w:r>
      <w:proofErr w:type="spellEnd"/>
      <w:r>
        <w:rPr>
          <w:i/>
          <w:iCs/>
        </w:rPr>
        <w:t xml:space="preserve"> 2.1 — Диаграмма BPMN AS-IS</w:t>
      </w:r>
    </w:p>
    <w:p w14:paraId="521622B5" w14:textId="77777777" w:rsidR="00B0646B" w:rsidRDefault="00B0646B" w:rsidP="00B0646B">
      <w:pPr>
        <w:pStyle w:val="FirstParagraph"/>
        <w:ind w:firstLine="720"/>
        <w:rPr>
          <w:lang w:val="ru-RU"/>
        </w:rPr>
      </w:pPr>
      <w:bookmarkStart w:id="15" w:name="диаграмма-bpmn-to-be"/>
      <w:bookmarkEnd w:id="14"/>
    </w:p>
    <w:p w14:paraId="0F9E2574" w14:textId="77777777" w:rsidR="00B0646B" w:rsidRDefault="00B0646B">
      <w:pPr>
        <w:spacing w:after="200" w:line="240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222560A3" w14:textId="1136E52F" w:rsidR="00CC6069" w:rsidRPr="00CD23B7" w:rsidRDefault="00000000" w:rsidP="00B0646B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lastRenderedPageBreak/>
        <w:t xml:space="preserve">Диаграмма </w:t>
      </w:r>
      <w:r>
        <w:t>BPMN</w:t>
      </w:r>
      <w:r w:rsidRPr="00CD23B7">
        <w:rPr>
          <w:lang w:val="ru-RU"/>
        </w:rPr>
        <w:t xml:space="preserve"> для </w:t>
      </w:r>
      <w:r>
        <w:t>TO</w:t>
      </w:r>
      <w:r w:rsidRPr="00CD23B7">
        <w:rPr>
          <w:lang w:val="ru-RU"/>
        </w:rPr>
        <w:t>-</w:t>
      </w:r>
      <w:r>
        <w:t>BE</w:t>
      </w:r>
      <w:r w:rsidRPr="00CD23B7">
        <w:rPr>
          <w:lang w:val="ru-RU"/>
        </w:rPr>
        <w:t xml:space="preserve"> процесса показывает целевое состояние с использованием разработанно</w:t>
      </w:r>
      <w:r w:rsidR="00B0646B">
        <w:rPr>
          <w:lang w:val="ru-RU"/>
        </w:rPr>
        <w:t xml:space="preserve">го </w:t>
      </w:r>
      <w:r>
        <w:t>Object</w:t>
      </w:r>
      <w:r w:rsidRPr="00CD23B7">
        <w:rPr>
          <w:lang w:val="ru-RU"/>
        </w:rPr>
        <w:t xml:space="preserve"> </w:t>
      </w:r>
      <w:r>
        <w:t>Storage</w:t>
      </w:r>
      <w:r w:rsidRPr="00CD23B7">
        <w:rPr>
          <w:lang w:val="ru-RU"/>
        </w:rPr>
        <w:t>.</w:t>
      </w:r>
    </w:p>
    <w:p w14:paraId="07E2492B" w14:textId="77777777" w:rsidR="00CC6069" w:rsidRDefault="00000000" w:rsidP="00B0646B">
      <w:pPr>
        <w:pStyle w:val="CaptionedFigure"/>
        <w:jc w:val="center"/>
      </w:pPr>
      <w:r>
        <w:rPr>
          <w:noProof/>
        </w:rPr>
        <w:drawing>
          <wp:inline distT="0" distB="0" distL="0" distR="0" wp14:anchorId="340BBA82" wp14:editId="40FEE32B">
            <wp:extent cx="5334000" cy="3603099"/>
            <wp:effectExtent l="0" t="0" r="0" b="0"/>
            <wp:docPr id="35" name="Picture" descr="Рисунок 2.2 — Диаграмма BPMN TO-B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gs/BPMN_to-be-object-storag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30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1DA3F5" w14:textId="77777777" w:rsidR="00CC6069" w:rsidRDefault="00000000" w:rsidP="00B0646B">
      <w:pPr>
        <w:pStyle w:val="ImageCaption"/>
        <w:jc w:val="center"/>
      </w:pPr>
      <w:r>
        <w:t>Рисунок 2.2 — Диаграмма BPMN TO-BE</w:t>
      </w:r>
    </w:p>
    <w:p w14:paraId="2DCCA478" w14:textId="1011D92D" w:rsidR="00CC6069" w:rsidRDefault="00CC6069"/>
    <w:p w14:paraId="47CEED53" w14:textId="77777777" w:rsidR="00B0646B" w:rsidRDefault="00B0646B">
      <w:pPr>
        <w:spacing w:after="200" w:line="240" w:lineRule="auto"/>
        <w:jc w:val="left"/>
        <w:rPr>
          <w:rFonts w:eastAsiaTheme="majorEastAsia" w:cstheme="majorBidi"/>
          <w:b/>
          <w:bCs/>
          <w:color w:val="000000" w:themeColor="text1"/>
          <w:szCs w:val="32"/>
          <w:lang w:val="ru-RU"/>
        </w:rPr>
      </w:pPr>
      <w:bookmarkStart w:id="16" w:name="X67a6f8e2cb0437313e70839554996be6fb10ba9"/>
      <w:bookmarkEnd w:id="6"/>
      <w:bookmarkEnd w:id="12"/>
      <w:bookmarkEnd w:id="15"/>
      <w:r>
        <w:rPr>
          <w:lang w:val="ru-RU"/>
        </w:rPr>
        <w:br w:type="page"/>
      </w:r>
    </w:p>
    <w:p w14:paraId="1ECE658A" w14:textId="0202FDCA" w:rsidR="00CC6069" w:rsidRPr="00CD23B7" w:rsidRDefault="00000000">
      <w:pPr>
        <w:pStyle w:val="1"/>
        <w:rPr>
          <w:lang w:val="ru-RU"/>
        </w:rPr>
      </w:pPr>
      <w:bookmarkStart w:id="17" w:name="_Toc221052840"/>
      <w:r w:rsidRPr="00CD23B7">
        <w:rPr>
          <w:lang w:val="ru-RU"/>
        </w:rPr>
        <w:lastRenderedPageBreak/>
        <w:t>3 МОДЕЛИРОВАНИЕ ДИНАМИЧЕСКИХ АСПЕКТОВ ПРИ ПОМОЩИ ДИАГРАММ</w:t>
      </w:r>
      <w:bookmarkEnd w:id="17"/>
    </w:p>
    <w:p w14:paraId="6F1A1FB8" w14:textId="77777777" w:rsidR="00CC6069" w:rsidRPr="00CD23B7" w:rsidRDefault="00000000" w:rsidP="00B0646B">
      <w:pPr>
        <w:pStyle w:val="2"/>
        <w:ind w:firstLine="720"/>
        <w:rPr>
          <w:lang w:val="ru-RU"/>
        </w:rPr>
      </w:pPr>
      <w:bookmarkStart w:id="18" w:name="назначение-диаграммы-activity"/>
      <w:bookmarkStart w:id="19" w:name="_Toc221052841"/>
      <w:r w:rsidRPr="00CD23B7">
        <w:rPr>
          <w:lang w:val="ru-RU"/>
        </w:rPr>
        <w:t xml:space="preserve">3.1 Назначение диаграммы </w:t>
      </w:r>
      <w:r>
        <w:t>Activity</w:t>
      </w:r>
      <w:bookmarkEnd w:id="19"/>
    </w:p>
    <w:p w14:paraId="583FC5B6" w14:textId="77777777" w:rsidR="00CC6069" w:rsidRPr="00CD23B7" w:rsidRDefault="00000000" w:rsidP="00B0646B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>Диаграмма деятельности показывает поток переходов от одной деятельности к другой. Основным элементом является состояние деятельности или просто деятельность. Деятельность представляет собой некоторое состояние, в котором что-либо выполняется: будь то процесс реального времени, либо исполнение компьютерной программы.</w:t>
      </w:r>
    </w:p>
    <w:p w14:paraId="2190B84D" w14:textId="77777777" w:rsidR="00CC6069" w:rsidRPr="00CD23B7" w:rsidRDefault="00000000" w:rsidP="00B0646B">
      <w:pPr>
        <w:pStyle w:val="a0"/>
        <w:ind w:firstLine="720"/>
        <w:rPr>
          <w:lang w:val="ru-RU"/>
        </w:rPr>
      </w:pPr>
      <w:r w:rsidRPr="00CD23B7">
        <w:rPr>
          <w:lang w:val="ru-RU"/>
        </w:rPr>
        <w:t>Диаграмма деятельности описывает последовательность подобных деятельностей, позволяя при этом одновременно изображать как условное, так и параллельное поведение.</w:t>
      </w:r>
    </w:p>
    <w:p w14:paraId="47FB2C00" w14:textId="77777777" w:rsidR="00CC6069" w:rsidRPr="00CD23B7" w:rsidRDefault="00000000" w:rsidP="00B0646B">
      <w:pPr>
        <w:pStyle w:val="2"/>
        <w:ind w:firstLine="720"/>
        <w:rPr>
          <w:lang w:val="ru-RU"/>
        </w:rPr>
      </w:pPr>
      <w:bookmarkStart w:id="20" w:name="Xa08d221bbaec0a61c9dd0daf79e7120ff78df2d"/>
      <w:bookmarkStart w:id="21" w:name="_Toc221052842"/>
      <w:bookmarkEnd w:id="18"/>
      <w:r w:rsidRPr="00CD23B7">
        <w:rPr>
          <w:lang w:val="ru-RU"/>
        </w:rPr>
        <w:t>3.2 Основные элементы диаграммы и их назначение</w:t>
      </w:r>
      <w:bookmarkEnd w:id="21"/>
    </w:p>
    <w:p w14:paraId="09D3E787" w14:textId="77777777" w:rsidR="00CC6069" w:rsidRPr="00CD23B7" w:rsidRDefault="00000000" w:rsidP="00B0646B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>Диаграмма деятельности в общем случае состоит из:</w:t>
      </w:r>
    </w:p>
    <w:p w14:paraId="2165CC42" w14:textId="77777777" w:rsidR="00CC6069" w:rsidRPr="00B0646B" w:rsidRDefault="00000000" w:rsidP="00B0646B">
      <w:pPr>
        <w:pStyle w:val="af3"/>
        <w:numPr>
          <w:ilvl w:val="0"/>
          <w:numId w:val="35"/>
        </w:numPr>
        <w:rPr>
          <w:lang w:val="ru-RU"/>
        </w:rPr>
      </w:pPr>
      <w:r w:rsidRPr="00B0646B">
        <w:rPr>
          <w:lang w:val="ru-RU"/>
        </w:rPr>
        <w:t xml:space="preserve">Состояний деятельности и состояний действия — выполняемые атомарные вычисления. Состояния действия не могут быть подвергнуты декомпозиции и </w:t>
      </w:r>
      <w:proofErr w:type="spellStart"/>
      <w:r w:rsidRPr="00B0646B">
        <w:rPr>
          <w:lang w:val="ru-RU"/>
        </w:rPr>
        <w:t>атомарны</w:t>
      </w:r>
      <w:proofErr w:type="spellEnd"/>
      <w:r w:rsidRPr="00B0646B">
        <w:rPr>
          <w:lang w:val="ru-RU"/>
        </w:rPr>
        <w:t>. Состояния деятельности могут быть подвергнуты дальнейшей декомпозиции.</w:t>
      </w:r>
    </w:p>
    <w:p w14:paraId="5959CBE1" w14:textId="77777777" w:rsidR="00CC6069" w:rsidRPr="00B0646B" w:rsidRDefault="00000000" w:rsidP="00B0646B">
      <w:pPr>
        <w:pStyle w:val="af3"/>
        <w:numPr>
          <w:ilvl w:val="0"/>
          <w:numId w:val="35"/>
        </w:numPr>
      </w:pPr>
      <w:r w:rsidRPr="00B0646B">
        <w:rPr>
          <w:lang w:val="ru-RU"/>
        </w:rPr>
        <w:t xml:space="preserve">Переходов — когда действие или деятельность в некотором состоянии завершается, поток управления переходит в следующее состояние. </w:t>
      </w:r>
      <w:proofErr w:type="spellStart"/>
      <w:r w:rsidRPr="00B0646B">
        <w:t>Переход</w:t>
      </w:r>
      <w:proofErr w:type="spellEnd"/>
      <w:r w:rsidRPr="00B0646B">
        <w:t xml:space="preserve"> </w:t>
      </w:r>
      <w:proofErr w:type="spellStart"/>
      <w:r w:rsidRPr="00B0646B">
        <w:t>представляется</w:t>
      </w:r>
      <w:proofErr w:type="spellEnd"/>
      <w:r w:rsidRPr="00B0646B">
        <w:t xml:space="preserve"> </w:t>
      </w:r>
      <w:proofErr w:type="spellStart"/>
      <w:r w:rsidRPr="00B0646B">
        <w:t>простой</w:t>
      </w:r>
      <w:proofErr w:type="spellEnd"/>
      <w:r w:rsidRPr="00B0646B">
        <w:t xml:space="preserve"> </w:t>
      </w:r>
      <w:proofErr w:type="spellStart"/>
      <w:r w:rsidRPr="00B0646B">
        <w:t>линией</w:t>
      </w:r>
      <w:proofErr w:type="spellEnd"/>
      <w:r w:rsidRPr="00B0646B">
        <w:t xml:space="preserve"> со стрелкой.</w:t>
      </w:r>
    </w:p>
    <w:p w14:paraId="64EF50A6" w14:textId="77777777" w:rsidR="00CC6069" w:rsidRPr="00B0646B" w:rsidRDefault="00000000" w:rsidP="00B0646B">
      <w:pPr>
        <w:pStyle w:val="af3"/>
        <w:numPr>
          <w:ilvl w:val="0"/>
          <w:numId w:val="35"/>
        </w:numPr>
        <w:rPr>
          <w:lang w:val="ru-RU"/>
        </w:rPr>
      </w:pPr>
      <w:r w:rsidRPr="00B0646B">
        <w:rPr>
          <w:lang w:val="ru-RU"/>
        </w:rPr>
        <w:t>Объектов — в потоке управления могут участвовать объекты, которые порождаются или модифицируются различными видами деятельности.</w:t>
      </w:r>
    </w:p>
    <w:p w14:paraId="4BF5EF4F" w14:textId="77777777" w:rsidR="00CC6069" w:rsidRPr="00B0646B" w:rsidRDefault="00000000" w:rsidP="00B0646B">
      <w:pPr>
        <w:pStyle w:val="af3"/>
        <w:numPr>
          <w:ilvl w:val="0"/>
          <w:numId w:val="35"/>
        </w:numPr>
        <w:rPr>
          <w:lang w:val="ru-RU"/>
        </w:rPr>
      </w:pPr>
      <w:r w:rsidRPr="00B0646B">
        <w:rPr>
          <w:lang w:val="ru-RU"/>
        </w:rPr>
        <w:t>Решений (ромбы) — точки ветвления потока управления на основе условий.</w:t>
      </w:r>
    </w:p>
    <w:p w14:paraId="34EA7EF8" w14:textId="77777777" w:rsidR="00CC6069" w:rsidRPr="00B0646B" w:rsidRDefault="00000000" w:rsidP="00B0646B">
      <w:pPr>
        <w:pStyle w:val="af3"/>
        <w:numPr>
          <w:ilvl w:val="0"/>
          <w:numId w:val="35"/>
        </w:numPr>
        <w:rPr>
          <w:lang w:val="ru-RU"/>
        </w:rPr>
      </w:pPr>
      <w:r w:rsidRPr="00B0646B">
        <w:rPr>
          <w:lang w:val="ru-RU"/>
        </w:rPr>
        <w:t>Начального и конечного узлов — обозначают начало и завершение процесса.</w:t>
      </w:r>
    </w:p>
    <w:p w14:paraId="2315BEB2" w14:textId="77777777" w:rsidR="00CC6069" w:rsidRPr="00CD23B7" w:rsidRDefault="00000000" w:rsidP="00B0646B">
      <w:pPr>
        <w:pStyle w:val="2"/>
        <w:ind w:firstLine="720"/>
        <w:rPr>
          <w:lang w:val="ru-RU"/>
        </w:rPr>
      </w:pPr>
      <w:bookmarkStart w:id="22" w:name="X831c54855164144820a33f4622cdba187740232"/>
      <w:bookmarkStart w:id="23" w:name="_Toc221052843"/>
      <w:bookmarkEnd w:id="20"/>
      <w:r w:rsidRPr="00CD23B7">
        <w:rPr>
          <w:lang w:val="ru-RU"/>
        </w:rPr>
        <w:lastRenderedPageBreak/>
        <w:t>3.3 Диаграммы деятельности для процесса «Жизненный цикл объекта в хранилище»</w:t>
      </w:r>
      <w:bookmarkEnd w:id="23"/>
    </w:p>
    <w:p w14:paraId="14417AE6" w14:textId="01A70112" w:rsidR="00CC6069" w:rsidRPr="00CD23B7" w:rsidRDefault="00000000" w:rsidP="00B0646B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 xml:space="preserve">Для каждого шага в </w:t>
      </w:r>
      <w:proofErr w:type="spellStart"/>
      <w:r w:rsidRPr="00CD23B7">
        <w:rPr>
          <w:lang w:val="ru-RU"/>
        </w:rPr>
        <w:t>верхнеуровневых</w:t>
      </w:r>
      <w:proofErr w:type="spellEnd"/>
      <w:r w:rsidRPr="00CD23B7">
        <w:rPr>
          <w:lang w:val="ru-RU"/>
        </w:rPr>
        <w:t xml:space="preserve"> диаграммах </w:t>
      </w:r>
      <w:r>
        <w:t>BPMN</w:t>
      </w:r>
      <w:r w:rsidRPr="00CD23B7">
        <w:rPr>
          <w:lang w:val="ru-RU"/>
        </w:rPr>
        <w:t xml:space="preserve"> были построены диаграммы деятельности</w:t>
      </w:r>
      <w:r w:rsidR="00B0646B">
        <w:rPr>
          <w:lang w:val="ru-RU"/>
        </w:rPr>
        <w:t>:</w:t>
      </w:r>
    </w:p>
    <w:p w14:paraId="2F1480EE" w14:textId="77777777" w:rsidR="00CC6069" w:rsidRPr="00B0646B" w:rsidRDefault="00000000" w:rsidP="00B0646B">
      <w:pPr>
        <w:pStyle w:val="Compact"/>
        <w:numPr>
          <w:ilvl w:val="0"/>
          <w:numId w:val="36"/>
        </w:numPr>
        <w:rPr>
          <w:lang w:val="ru-RU"/>
        </w:rPr>
      </w:pPr>
      <w:r w:rsidRPr="00B0646B">
        <w:rPr>
          <w:lang w:val="ru-RU"/>
        </w:rPr>
        <w:t>Входные и выходные объекты — данные, участвующие в процессе</w:t>
      </w:r>
    </w:p>
    <w:p w14:paraId="40A2E6DA" w14:textId="77777777" w:rsidR="00CC6069" w:rsidRPr="00B0646B" w:rsidRDefault="00000000" w:rsidP="00B0646B">
      <w:pPr>
        <w:pStyle w:val="Compact"/>
        <w:numPr>
          <w:ilvl w:val="0"/>
          <w:numId w:val="36"/>
        </w:numPr>
      </w:pPr>
      <w:proofErr w:type="spellStart"/>
      <w:r w:rsidRPr="00B0646B">
        <w:t>Шаги</w:t>
      </w:r>
      <w:proofErr w:type="spellEnd"/>
      <w:r w:rsidRPr="00B0646B">
        <w:t xml:space="preserve"> </w:t>
      </w:r>
      <w:proofErr w:type="spellStart"/>
      <w:r w:rsidRPr="00B0646B">
        <w:t>процессов</w:t>
      </w:r>
      <w:proofErr w:type="spellEnd"/>
      <w:r w:rsidRPr="00B0646B">
        <w:t xml:space="preserve"> — </w:t>
      </w:r>
      <w:proofErr w:type="spellStart"/>
      <w:r w:rsidRPr="00B0646B">
        <w:t>действия</w:t>
      </w:r>
      <w:proofErr w:type="spellEnd"/>
      <w:r w:rsidRPr="00B0646B">
        <w:t xml:space="preserve"> и решения</w:t>
      </w:r>
    </w:p>
    <w:p w14:paraId="447F2278" w14:textId="77777777" w:rsidR="00CC6069" w:rsidRPr="00B0646B" w:rsidRDefault="00000000" w:rsidP="00B0646B">
      <w:pPr>
        <w:pStyle w:val="Compact"/>
        <w:numPr>
          <w:ilvl w:val="0"/>
          <w:numId w:val="36"/>
        </w:numPr>
      </w:pPr>
      <w:r w:rsidRPr="00B0646B">
        <w:t>Участники — акторы, выполняющие действия</w:t>
      </w:r>
    </w:p>
    <w:p w14:paraId="0D0E4001" w14:textId="77777777" w:rsidR="00B0646B" w:rsidRDefault="00B0646B" w:rsidP="00B0646B">
      <w:pPr>
        <w:pStyle w:val="FirstParagraph"/>
        <w:ind w:firstLine="720"/>
        <w:rPr>
          <w:lang w:val="ru-RU"/>
        </w:rPr>
      </w:pPr>
      <w:bookmarkStart w:id="24" w:name="диаграммы-деятельности-as-is"/>
    </w:p>
    <w:p w14:paraId="0B59AA4F" w14:textId="1E4D9FC0" w:rsidR="00CC6069" w:rsidRPr="00CD23B7" w:rsidRDefault="00000000" w:rsidP="00B0646B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 xml:space="preserve">Данные диаграммы </w:t>
      </w:r>
      <w:r>
        <w:t>AS</w:t>
      </w:r>
      <w:r w:rsidRPr="00CD23B7">
        <w:rPr>
          <w:lang w:val="ru-RU"/>
        </w:rPr>
        <w:t>-</w:t>
      </w:r>
      <w:r>
        <w:t>IS</w:t>
      </w:r>
      <w:r w:rsidRPr="00CD23B7">
        <w:rPr>
          <w:lang w:val="ru-RU"/>
        </w:rPr>
        <w:t xml:space="preserve"> (как есть) показывают шаги процесса без использования веб-консоли </w:t>
      </w:r>
      <w:r>
        <w:t>Object</w:t>
      </w:r>
      <w:r w:rsidRPr="00CD23B7">
        <w:rPr>
          <w:lang w:val="ru-RU"/>
        </w:rPr>
        <w:t xml:space="preserve"> </w:t>
      </w:r>
      <w:r>
        <w:t>Storage</w:t>
      </w:r>
      <w:r w:rsidRPr="00CD23B7">
        <w:rPr>
          <w:lang w:val="ru-RU"/>
        </w:rPr>
        <w:t>, с использованием традиционного файлового сервера.</w:t>
      </w:r>
      <w:bookmarkStart w:id="25" w:name="Xb8c3f00084b54be32740268123bb4363b49ab35"/>
    </w:p>
    <w:p w14:paraId="09E73F71" w14:textId="77777777" w:rsidR="00CC6069" w:rsidRDefault="00000000" w:rsidP="00B0646B">
      <w:pPr>
        <w:pStyle w:val="CaptionedFigure"/>
        <w:jc w:val="center"/>
      </w:pPr>
      <w:r>
        <w:rPr>
          <w:noProof/>
        </w:rPr>
        <w:lastRenderedPageBreak/>
        <w:drawing>
          <wp:inline distT="0" distB="0" distL="0" distR="0" wp14:anchorId="62F103E8" wp14:editId="7A731781">
            <wp:extent cx="6162740" cy="6169980"/>
            <wp:effectExtent l="0" t="0" r="0" b="0"/>
            <wp:docPr id="43" name="Picture" descr="Рисунок 3.1 — Диаграмма деятельности AS-IS «Загрузка файла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imgs/AS_IS_1.drawio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316" cy="61845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798202" w14:textId="77777777" w:rsidR="00CC6069" w:rsidRPr="00CD23B7" w:rsidRDefault="00000000" w:rsidP="00B0646B">
      <w:pPr>
        <w:pStyle w:val="ImageCaption"/>
        <w:jc w:val="center"/>
        <w:rPr>
          <w:lang w:val="ru-RU"/>
        </w:rPr>
      </w:pPr>
      <w:r w:rsidRPr="00CD23B7">
        <w:rPr>
          <w:lang w:val="ru-RU"/>
        </w:rPr>
        <w:t xml:space="preserve">Рисунок 3.1 — Диаграмма деятельности </w:t>
      </w:r>
      <w:r>
        <w:t>AS</w:t>
      </w:r>
      <w:r w:rsidRPr="00CD23B7">
        <w:rPr>
          <w:lang w:val="ru-RU"/>
        </w:rPr>
        <w:t>-</w:t>
      </w:r>
      <w:r>
        <w:t>IS</w:t>
      </w:r>
      <w:r w:rsidRPr="00CD23B7">
        <w:rPr>
          <w:lang w:val="ru-RU"/>
        </w:rPr>
        <w:t xml:space="preserve"> «Загрузка файла»</w:t>
      </w:r>
    </w:p>
    <w:p w14:paraId="15085B4D" w14:textId="77777777" w:rsidR="00CC6069" w:rsidRDefault="00000000" w:rsidP="00B0646B">
      <w:pPr>
        <w:pStyle w:val="CaptionedFigure"/>
        <w:jc w:val="center"/>
      </w:pPr>
      <w:bookmarkStart w:id="26" w:name="X38420c34e1d14ea8c354c8f636c8865889829a5"/>
      <w:bookmarkEnd w:id="25"/>
      <w:r>
        <w:rPr>
          <w:noProof/>
        </w:rPr>
        <w:lastRenderedPageBreak/>
        <w:drawing>
          <wp:inline distT="0" distB="0" distL="0" distR="0" wp14:anchorId="695B0B63" wp14:editId="6D2CFA1E">
            <wp:extent cx="5976150" cy="6029416"/>
            <wp:effectExtent l="0" t="0" r="0" b="0"/>
            <wp:docPr id="47" name="Picture" descr="Рисунок 3.2 — Диаграмма деятельности AS-IS «Запрос доступа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gs/AS_IS_2.drawio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068" cy="60353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A34D58" w14:textId="77777777" w:rsidR="00CC6069" w:rsidRPr="00CD23B7" w:rsidRDefault="00000000" w:rsidP="00B0646B">
      <w:pPr>
        <w:pStyle w:val="ImageCaption"/>
        <w:jc w:val="center"/>
        <w:rPr>
          <w:lang w:val="ru-RU"/>
        </w:rPr>
      </w:pPr>
      <w:r w:rsidRPr="00CD23B7">
        <w:rPr>
          <w:lang w:val="ru-RU"/>
        </w:rPr>
        <w:t xml:space="preserve">Рисунок 3.2 — Диаграмма деятельности </w:t>
      </w:r>
      <w:r>
        <w:t>AS</w:t>
      </w:r>
      <w:r w:rsidRPr="00CD23B7">
        <w:rPr>
          <w:lang w:val="ru-RU"/>
        </w:rPr>
        <w:t>-</w:t>
      </w:r>
      <w:r>
        <w:t>IS</w:t>
      </w:r>
      <w:r w:rsidRPr="00CD23B7">
        <w:rPr>
          <w:lang w:val="ru-RU"/>
        </w:rPr>
        <w:t xml:space="preserve"> «Запрос доступа»</w:t>
      </w:r>
    </w:p>
    <w:p w14:paraId="7DDCE060" w14:textId="77777777" w:rsidR="00CC6069" w:rsidRDefault="00000000" w:rsidP="00B0646B">
      <w:pPr>
        <w:pStyle w:val="CaptionedFigure"/>
        <w:jc w:val="center"/>
      </w:pPr>
      <w:bookmarkStart w:id="27" w:name="диаграммы-деятельности-to-be"/>
      <w:bookmarkStart w:id="28" w:name="Xc98b85a94dc2c67ce02097f410b47439b715a8c"/>
      <w:bookmarkEnd w:id="24"/>
      <w:bookmarkEnd w:id="26"/>
      <w:r>
        <w:rPr>
          <w:noProof/>
        </w:rPr>
        <w:lastRenderedPageBreak/>
        <w:drawing>
          <wp:inline distT="0" distB="0" distL="0" distR="0" wp14:anchorId="381360E0" wp14:editId="634478A6">
            <wp:extent cx="5870170" cy="5934926"/>
            <wp:effectExtent l="0" t="0" r="0" b="0"/>
            <wp:docPr id="52" name="Picture" descr="Рисунок 3.3 — Диаграмма деятельности TO-BE «Загрузка объекта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imgs/TO_BE_1.drawio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901" cy="59437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98C6AD" w14:textId="77777777" w:rsidR="00CC6069" w:rsidRPr="00CD23B7" w:rsidRDefault="00000000" w:rsidP="00B0646B">
      <w:pPr>
        <w:pStyle w:val="ImageCaption"/>
        <w:jc w:val="center"/>
        <w:rPr>
          <w:lang w:val="ru-RU"/>
        </w:rPr>
      </w:pPr>
      <w:r w:rsidRPr="00CD23B7">
        <w:rPr>
          <w:lang w:val="ru-RU"/>
        </w:rPr>
        <w:t xml:space="preserve">Рисунок 3.3 — Диаграмма деятельности </w:t>
      </w:r>
      <w:r>
        <w:t>TO</w:t>
      </w:r>
      <w:r w:rsidRPr="00CD23B7">
        <w:rPr>
          <w:lang w:val="ru-RU"/>
        </w:rPr>
        <w:t>-</w:t>
      </w:r>
      <w:r>
        <w:t>BE</w:t>
      </w:r>
      <w:r w:rsidRPr="00CD23B7">
        <w:rPr>
          <w:lang w:val="ru-RU"/>
        </w:rPr>
        <w:t xml:space="preserve"> «Загрузка объекта»</w:t>
      </w:r>
    </w:p>
    <w:p w14:paraId="3AFCD6B7" w14:textId="77777777" w:rsidR="00CC6069" w:rsidRDefault="00000000" w:rsidP="00B0646B">
      <w:pPr>
        <w:pStyle w:val="CaptionedFigure"/>
        <w:jc w:val="center"/>
      </w:pPr>
      <w:bookmarkStart w:id="29" w:name="X1fde76ca5d7c1325871ce76966910aaed7ce4fe"/>
      <w:bookmarkEnd w:id="28"/>
      <w:r>
        <w:rPr>
          <w:noProof/>
        </w:rPr>
        <w:lastRenderedPageBreak/>
        <w:drawing>
          <wp:inline distT="0" distB="0" distL="0" distR="0" wp14:anchorId="525AC0A1" wp14:editId="2F12FDAB">
            <wp:extent cx="6277992" cy="5993906"/>
            <wp:effectExtent l="0" t="0" r="0" b="0"/>
            <wp:docPr id="56" name="Picture" descr="Рисунок 3.4 — Диаграмма деятельности TO-BE «Аутентификация»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gs/TO_BE_2.drawio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480" cy="59991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0C5EE98" w14:textId="77777777" w:rsidR="00CC6069" w:rsidRPr="00CD23B7" w:rsidRDefault="00000000" w:rsidP="00B0646B">
      <w:pPr>
        <w:pStyle w:val="ImageCaption"/>
        <w:jc w:val="center"/>
        <w:rPr>
          <w:lang w:val="ru-RU"/>
        </w:rPr>
      </w:pPr>
      <w:r w:rsidRPr="00CD23B7">
        <w:rPr>
          <w:lang w:val="ru-RU"/>
        </w:rPr>
        <w:t xml:space="preserve">Рисунок 3.4 — Диаграмма деятельности </w:t>
      </w:r>
      <w:r>
        <w:t>TO</w:t>
      </w:r>
      <w:r w:rsidRPr="00CD23B7">
        <w:rPr>
          <w:lang w:val="ru-RU"/>
        </w:rPr>
        <w:t>-</w:t>
      </w:r>
      <w:r>
        <w:t>BE</w:t>
      </w:r>
      <w:r w:rsidRPr="00CD23B7">
        <w:rPr>
          <w:lang w:val="ru-RU"/>
        </w:rPr>
        <w:t xml:space="preserve"> «Аутентификация»</w:t>
      </w:r>
    </w:p>
    <w:p w14:paraId="19E886F8" w14:textId="17C557E9" w:rsidR="00CC6069" w:rsidRDefault="00CC6069"/>
    <w:p w14:paraId="28D97E62" w14:textId="77777777" w:rsidR="00B0646B" w:rsidRDefault="00B0646B">
      <w:pPr>
        <w:spacing w:after="200" w:line="240" w:lineRule="auto"/>
        <w:jc w:val="left"/>
        <w:rPr>
          <w:rFonts w:eastAsiaTheme="majorEastAsia" w:cstheme="majorBidi"/>
          <w:b/>
          <w:bCs/>
          <w:color w:val="000000" w:themeColor="text1"/>
          <w:szCs w:val="28"/>
        </w:rPr>
      </w:pPr>
      <w:bookmarkStart w:id="30" w:name="назначение-диаграммы-use-case"/>
      <w:bookmarkEnd w:id="22"/>
      <w:bookmarkEnd w:id="27"/>
      <w:bookmarkEnd w:id="29"/>
      <w:r>
        <w:br w:type="page"/>
      </w:r>
    </w:p>
    <w:p w14:paraId="088E8667" w14:textId="7D6F1083" w:rsidR="00CC6069" w:rsidRPr="00CD23B7" w:rsidRDefault="00000000" w:rsidP="00B0646B">
      <w:pPr>
        <w:pStyle w:val="2"/>
        <w:ind w:firstLine="720"/>
        <w:rPr>
          <w:lang w:val="ru-RU"/>
        </w:rPr>
      </w:pPr>
      <w:bookmarkStart w:id="31" w:name="_Toc221052844"/>
      <w:r w:rsidRPr="00CD23B7">
        <w:rPr>
          <w:lang w:val="ru-RU"/>
        </w:rPr>
        <w:lastRenderedPageBreak/>
        <w:t xml:space="preserve">3.4 Назначение диаграммы </w:t>
      </w:r>
      <w:r>
        <w:t>Use</w:t>
      </w:r>
      <w:r w:rsidRPr="00CD23B7">
        <w:rPr>
          <w:lang w:val="ru-RU"/>
        </w:rPr>
        <w:t>-</w:t>
      </w:r>
      <w:r>
        <w:t>Case</w:t>
      </w:r>
      <w:bookmarkEnd w:id="31"/>
    </w:p>
    <w:p w14:paraId="5EC6DAA2" w14:textId="77777777" w:rsidR="00CC6069" w:rsidRPr="00CD23B7" w:rsidRDefault="00000000" w:rsidP="00B0646B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>Диаграмма вариантов использования (сценариев поведения, прецедентов) является исходным концептуальным представлением системы в процессе её проектирования и разработки.</w:t>
      </w:r>
    </w:p>
    <w:p w14:paraId="0DBE620E" w14:textId="77777777" w:rsidR="00CC6069" w:rsidRPr="00CD23B7" w:rsidRDefault="00000000" w:rsidP="00B0646B">
      <w:pPr>
        <w:pStyle w:val="a0"/>
        <w:ind w:firstLine="720"/>
        <w:rPr>
          <w:lang w:val="ru-RU"/>
        </w:rPr>
      </w:pPr>
      <w:r w:rsidRPr="00CD23B7">
        <w:rPr>
          <w:lang w:val="ru-RU"/>
        </w:rPr>
        <w:t>Суть данной диаграммы состоит в следующем: проектируемая система представляется в виде множества актёров, взаимодействующих с системой с помощью так называемых вариантов использования. Актёром называется любой объект, субъект или система, взаимодействующая с моделируемой системой извне. Вариант использования — это спецификация сервисов (функций), которые система предоставляет актёру.</w:t>
      </w:r>
    </w:p>
    <w:p w14:paraId="5BC46776" w14:textId="77777777" w:rsidR="00CC6069" w:rsidRDefault="00000000" w:rsidP="00B0646B">
      <w:pPr>
        <w:pStyle w:val="a0"/>
        <w:ind w:firstLine="720"/>
      </w:pPr>
      <w:r>
        <w:t>Use</w:t>
      </w:r>
      <w:r w:rsidRPr="00CD23B7">
        <w:rPr>
          <w:lang w:val="ru-RU"/>
        </w:rPr>
        <w:t>-</w:t>
      </w:r>
      <w:r>
        <w:t>case</w:t>
      </w:r>
      <w:r w:rsidRPr="00CD23B7">
        <w:rPr>
          <w:lang w:val="ru-RU"/>
        </w:rPr>
        <w:t xml:space="preserve"> диаграммы применяют для моделирования статического вида системы с точки зрения сценариев использования.</w:t>
      </w:r>
    </w:p>
    <w:p w14:paraId="3FFA8B3A" w14:textId="77777777" w:rsidR="00B0646B" w:rsidRPr="00B0646B" w:rsidRDefault="00B0646B" w:rsidP="00B0646B">
      <w:pPr>
        <w:pStyle w:val="a0"/>
        <w:ind w:firstLine="720"/>
      </w:pPr>
    </w:p>
    <w:p w14:paraId="18C1F26F" w14:textId="77777777" w:rsidR="00CC6069" w:rsidRPr="00CD23B7" w:rsidRDefault="00000000" w:rsidP="00B0646B">
      <w:pPr>
        <w:pStyle w:val="2"/>
        <w:ind w:firstLine="720"/>
        <w:rPr>
          <w:lang w:val="ru-RU"/>
        </w:rPr>
      </w:pPr>
      <w:bookmarkStart w:id="32" w:name="X7fc54a00b187a5175f800b82c8af7b311b58157"/>
      <w:bookmarkStart w:id="33" w:name="_Toc221052845"/>
      <w:bookmarkEnd w:id="30"/>
      <w:r w:rsidRPr="00CD23B7">
        <w:rPr>
          <w:lang w:val="ru-RU"/>
        </w:rPr>
        <w:t>3.5 Основные элементы диаграммы и их назначение</w:t>
      </w:r>
      <w:bookmarkEnd w:id="33"/>
    </w:p>
    <w:p w14:paraId="637E5A9F" w14:textId="77777777" w:rsidR="00CC6069" w:rsidRDefault="00000000" w:rsidP="00B0646B">
      <w:pPr>
        <w:pStyle w:val="FirstParagraph"/>
        <w:ind w:firstLine="720"/>
      </w:pPr>
      <w:proofErr w:type="spellStart"/>
      <w:r>
        <w:t>Диаграмма</w:t>
      </w:r>
      <w:proofErr w:type="spellEnd"/>
      <w:r>
        <w:t xml:space="preserve"> </w:t>
      </w:r>
      <w:proofErr w:type="spellStart"/>
      <w:r>
        <w:t>состоит</w:t>
      </w:r>
      <w:proofErr w:type="spellEnd"/>
      <w:r>
        <w:t xml:space="preserve"> </w:t>
      </w:r>
      <w:proofErr w:type="spellStart"/>
      <w:r>
        <w:t>из</w:t>
      </w:r>
      <w:proofErr w:type="spellEnd"/>
      <w:r>
        <w:t>:</w:t>
      </w:r>
    </w:p>
    <w:p w14:paraId="01677EDA" w14:textId="01EA06FD" w:rsidR="00CC6069" w:rsidRPr="00B0646B" w:rsidRDefault="00B0646B" w:rsidP="00B0646B">
      <w:pPr>
        <w:numPr>
          <w:ilvl w:val="0"/>
          <w:numId w:val="37"/>
        </w:numPr>
        <w:rPr>
          <w:lang w:val="ru-RU"/>
        </w:rPr>
      </w:pPr>
      <w:r w:rsidRPr="00B0646B">
        <w:t>Actors</w:t>
      </w:r>
      <w:r w:rsidR="00000000" w:rsidRPr="00B0646B">
        <w:rPr>
          <w:lang w:val="ru-RU"/>
        </w:rPr>
        <w:t xml:space="preserve"> — внешние сущности, взаимодействующие с системой (пользователи, внешние системы, планировщики).</w:t>
      </w:r>
    </w:p>
    <w:p w14:paraId="7A7A12AF" w14:textId="77777777" w:rsidR="00CC6069" w:rsidRPr="00B0646B" w:rsidRDefault="00000000" w:rsidP="00B0646B">
      <w:pPr>
        <w:numPr>
          <w:ilvl w:val="0"/>
          <w:numId w:val="37"/>
        </w:numPr>
      </w:pPr>
      <w:r w:rsidRPr="00B0646B">
        <w:rPr>
          <w:lang w:val="ru-RU"/>
        </w:rPr>
        <w:t>Варианты использования (</w:t>
      </w:r>
      <w:r w:rsidRPr="00B0646B">
        <w:t>Use</w:t>
      </w:r>
      <w:r w:rsidRPr="00B0646B">
        <w:rPr>
          <w:lang w:val="ru-RU"/>
        </w:rPr>
        <w:t xml:space="preserve"> </w:t>
      </w:r>
      <w:r w:rsidRPr="00B0646B">
        <w:t>Cases</w:t>
      </w:r>
      <w:r w:rsidRPr="00B0646B">
        <w:rPr>
          <w:lang w:val="ru-RU"/>
        </w:rPr>
        <w:t xml:space="preserve">) — функции, которые система предоставляет актёрам. </w:t>
      </w:r>
      <w:proofErr w:type="spellStart"/>
      <w:r w:rsidRPr="00B0646B">
        <w:t>Отображаются</w:t>
      </w:r>
      <w:proofErr w:type="spellEnd"/>
      <w:r w:rsidRPr="00B0646B">
        <w:t xml:space="preserve"> в </w:t>
      </w:r>
      <w:proofErr w:type="spellStart"/>
      <w:r w:rsidRPr="00B0646B">
        <w:t>виде</w:t>
      </w:r>
      <w:proofErr w:type="spellEnd"/>
      <w:r w:rsidRPr="00B0646B">
        <w:t xml:space="preserve"> </w:t>
      </w:r>
      <w:proofErr w:type="spellStart"/>
      <w:r w:rsidRPr="00B0646B">
        <w:t>эллипсов</w:t>
      </w:r>
      <w:proofErr w:type="spellEnd"/>
      <w:r w:rsidRPr="00B0646B">
        <w:t>.</w:t>
      </w:r>
    </w:p>
    <w:p w14:paraId="382BCB32" w14:textId="77777777" w:rsidR="00CC6069" w:rsidRPr="00B0646B" w:rsidRDefault="00000000" w:rsidP="00B0646B">
      <w:pPr>
        <w:numPr>
          <w:ilvl w:val="0"/>
          <w:numId w:val="37"/>
        </w:numPr>
      </w:pPr>
      <w:r w:rsidRPr="00B0646B">
        <w:t>Отношения:</w:t>
      </w:r>
    </w:p>
    <w:p w14:paraId="031F19B4" w14:textId="77777777" w:rsidR="00CC6069" w:rsidRPr="00B0646B" w:rsidRDefault="00000000" w:rsidP="00B0646B">
      <w:pPr>
        <w:pStyle w:val="Compact"/>
        <w:numPr>
          <w:ilvl w:val="1"/>
          <w:numId w:val="38"/>
        </w:numPr>
        <w:rPr>
          <w:lang w:val="ru-RU"/>
        </w:rPr>
      </w:pPr>
      <w:r w:rsidRPr="00B0646B">
        <w:rPr>
          <w:lang w:val="ru-RU"/>
        </w:rPr>
        <w:t>Ассоциация — связь между актёром и вариантом использования</w:t>
      </w:r>
    </w:p>
    <w:p w14:paraId="5B29CE61" w14:textId="77777777" w:rsidR="00CC6069" w:rsidRPr="00B0646B" w:rsidRDefault="00000000" w:rsidP="00B0646B">
      <w:pPr>
        <w:pStyle w:val="Compact"/>
        <w:numPr>
          <w:ilvl w:val="1"/>
          <w:numId w:val="38"/>
        </w:numPr>
        <w:rPr>
          <w:lang w:val="ru-RU"/>
        </w:rPr>
      </w:pPr>
      <w:r w:rsidRPr="00B0646B">
        <w:rPr>
          <w:lang w:val="ru-RU"/>
        </w:rPr>
        <w:t>Включение (&lt;&gt;) — обязательное включение одного варианта использования в другой</w:t>
      </w:r>
    </w:p>
    <w:p w14:paraId="6DDF3DB9" w14:textId="77777777" w:rsidR="00CC6069" w:rsidRPr="00B0646B" w:rsidRDefault="00000000" w:rsidP="00B0646B">
      <w:pPr>
        <w:pStyle w:val="Compact"/>
        <w:numPr>
          <w:ilvl w:val="1"/>
          <w:numId w:val="38"/>
        </w:numPr>
      </w:pPr>
      <w:proofErr w:type="spellStart"/>
      <w:r w:rsidRPr="00B0646B">
        <w:t>Расширение</w:t>
      </w:r>
      <w:proofErr w:type="spellEnd"/>
      <w:r w:rsidRPr="00B0646B">
        <w:t xml:space="preserve"> (&lt;&gt;) — </w:t>
      </w:r>
      <w:proofErr w:type="spellStart"/>
      <w:r w:rsidRPr="00B0646B">
        <w:t>опциональное</w:t>
      </w:r>
      <w:proofErr w:type="spellEnd"/>
      <w:r w:rsidRPr="00B0646B">
        <w:t xml:space="preserve"> расширение функциональности</w:t>
      </w:r>
    </w:p>
    <w:p w14:paraId="284FD4ED" w14:textId="77777777" w:rsidR="00CC6069" w:rsidRPr="00B0646B" w:rsidRDefault="00000000" w:rsidP="00B0646B">
      <w:pPr>
        <w:pStyle w:val="Compact"/>
        <w:numPr>
          <w:ilvl w:val="1"/>
          <w:numId w:val="38"/>
        </w:numPr>
        <w:rPr>
          <w:lang w:val="ru-RU"/>
        </w:rPr>
      </w:pPr>
      <w:r w:rsidRPr="00B0646B">
        <w:rPr>
          <w:lang w:val="ru-RU"/>
        </w:rPr>
        <w:t>Обобщение — наследование между актёрами или вариантами использования</w:t>
      </w:r>
    </w:p>
    <w:p w14:paraId="19A83F2C" w14:textId="77777777" w:rsidR="00CC6069" w:rsidRPr="00B0646B" w:rsidRDefault="00000000" w:rsidP="00B0646B">
      <w:pPr>
        <w:pStyle w:val="af3"/>
        <w:numPr>
          <w:ilvl w:val="0"/>
          <w:numId w:val="39"/>
        </w:numPr>
        <w:rPr>
          <w:lang w:val="ru-RU"/>
        </w:rPr>
      </w:pPr>
      <w:r w:rsidRPr="00B0646B">
        <w:rPr>
          <w:b/>
          <w:bCs/>
          <w:lang w:val="ru-RU"/>
        </w:rPr>
        <w:lastRenderedPageBreak/>
        <w:t>Граница системы</w:t>
      </w:r>
      <w:r w:rsidRPr="00B0646B">
        <w:rPr>
          <w:lang w:val="ru-RU"/>
        </w:rPr>
        <w:t xml:space="preserve"> — прямоугольник, ограничивающий функциональность системы</w:t>
      </w:r>
    </w:p>
    <w:p w14:paraId="1C3309D7" w14:textId="77777777" w:rsidR="00B0646B" w:rsidRPr="00B0646B" w:rsidRDefault="00B0646B" w:rsidP="00B0646B"/>
    <w:p w14:paraId="668C41DD" w14:textId="77777777" w:rsidR="00CC6069" w:rsidRPr="00CD23B7" w:rsidRDefault="00000000" w:rsidP="00B0646B">
      <w:pPr>
        <w:pStyle w:val="2"/>
        <w:ind w:firstLine="720"/>
        <w:rPr>
          <w:lang w:val="ru-RU"/>
        </w:rPr>
      </w:pPr>
      <w:bookmarkStart w:id="34" w:name="диаграмма-сценариев-выполнения-функций"/>
      <w:bookmarkStart w:id="35" w:name="_Toc221052846"/>
      <w:bookmarkEnd w:id="32"/>
      <w:r w:rsidRPr="00CD23B7">
        <w:rPr>
          <w:lang w:val="ru-RU"/>
        </w:rPr>
        <w:t>3.6 Диаграмма сценариев выполнения функций</w:t>
      </w:r>
      <w:bookmarkEnd w:id="35"/>
    </w:p>
    <w:p w14:paraId="2DC7B50C" w14:textId="77777777" w:rsidR="00CC6069" w:rsidRPr="00CD23B7" w:rsidRDefault="00000000" w:rsidP="00B0646B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 xml:space="preserve">Диаграмма сценариев выполнения функций для системы </w:t>
      </w:r>
      <w:r>
        <w:t>Object</w:t>
      </w:r>
      <w:r w:rsidRPr="00CD23B7">
        <w:rPr>
          <w:lang w:val="ru-RU"/>
        </w:rPr>
        <w:t xml:space="preserve"> </w:t>
      </w:r>
      <w:r>
        <w:t>Storage</w:t>
      </w:r>
      <w:r w:rsidRPr="00CD23B7">
        <w:rPr>
          <w:lang w:val="ru-RU"/>
        </w:rPr>
        <w:t xml:space="preserve"> включает следующих актёров и варианты использования:</w:t>
      </w:r>
    </w:p>
    <w:p w14:paraId="7D7D9574" w14:textId="77777777" w:rsidR="00CC6069" w:rsidRDefault="00000000" w:rsidP="00B0646B">
      <w:pPr>
        <w:pStyle w:val="CaptionedFigure"/>
        <w:jc w:val="center"/>
      </w:pPr>
      <w:bookmarkStart w:id="36" w:name="отношения"/>
      <w:r>
        <w:rPr>
          <w:noProof/>
        </w:rPr>
        <w:drawing>
          <wp:inline distT="0" distB="0" distL="0" distR="0" wp14:anchorId="73D7E762" wp14:editId="4109735A">
            <wp:extent cx="6136494" cy="5452888"/>
            <wp:effectExtent l="0" t="0" r="0" b="0"/>
            <wp:docPr id="66" name="Picture" descr="Рисунок 3.5 — Диаграмма сценариев выполнения функци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imgs/UC.drawio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1647" cy="5466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D514F6" w14:textId="77777777" w:rsidR="00CC6069" w:rsidRPr="00CD23B7" w:rsidRDefault="00000000" w:rsidP="00B0646B">
      <w:pPr>
        <w:pStyle w:val="a0"/>
        <w:jc w:val="center"/>
        <w:rPr>
          <w:lang w:val="ru-RU"/>
        </w:rPr>
      </w:pPr>
      <w:r w:rsidRPr="00CD23B7">
        <w:rPr>
          <w:i/>
          <w:iCs/>
          <w:lang w:val="ru-RU"/>
        </w:rPr>
        <w:t>Рисунок 3.5 — Диаграмма сценариев выполнения функций</w:t>
      </w:r>
    </w:p>
    <w:p w14:paraId="2F920EEA" w14:textId="08CA40D7" w:rsidR="00CC6069" w:rsidRDefault="00CC6069"/>
    <w:p w14:paraId="1152EFEB" w14:textId="77777777" w:rsidR="00CC6069" w:rsidRPr="00CD23B7" w:rsidRDefault="00000000" w:rsidP="00B0646B">
      <w:pPr>
        <w:pStyle w:val="2"/>
        <w:ind w:firstLine="720"/>
        <w:rPr>
          <w:lang w:val="ru-RU"/>
        </w:rPr>
      </w:pPr>
      <w:bookmarkStart w:id="37" w:name="назначение-диаграммы-statechart"/>
      <w:bookmarkStart w:id="38" w:name="_Toc221052847"/>
      <w:bookmarkEnd w:id="34"/>
      <w:bookmarkEnd w:id="36"/>
      <w:r w:rsidRPr="00CD23B7">
        <w:rPr>
          <w:lang w:val="ru-RU"/>
        </w:rPr>
        <w:lastRenderedPageBreak/>
        <w:t xml:space="preserve">3.7 Назначение диаграммы </w:t>
      </w:r>
      <w:proofErr w:type="spellStart"/>
      <w:r>
        <w:t>Statechart</w:t>
      </w:r>
      <w:bookmarkEnd w:id="38"/>
      <w:proofErr w:type="spellEnd"/>
    </w:p>
    <w:p w14:paraId="35CAB3BC" w14:textId="77777777" w:rsidR="00CC6069" w:rsidRPr="00CD23B7" w:rsidRDefault="00000000" w:rsidP="00B0646B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>Диаграмма состояний описывает последовательность состояний, через которые проходит объект на протяжении своего жизненного цикла, реагируя на события.</w:t>
      </w:r>
    </w:p>
    <w:p w14:paraId="3C5DF0F7" w14:textId="77777777" w:rsidR="00CC6069" w:rsidRPr="00CD23B7" w:rsidRDefault="00000000" w:rsidP="00B0646B">
      <w:pPr>
        <w:pStyle w:val="a0"/>
        <w:ind w:firstLine="720"/>
        <w:rPr>
          <w:lang w:val="ru-RU"/>
        </w:rPr>
      </w:pPr>
      <w:r w:rsidRPr="00CD23B7">
        <w:rPr>
          <w:lang w:val="ru-RU"/>
        </w:rPr>
        <w:t>Данный вид диаграмм реализует представление конечного автомата. Описывает динамическое поведение объектов, отражая их жизненный цикл. Каждый объект является изолированной сущностью, а взаимодействие с внешним миром происходит путём реагирования объекта на события.</w:t>
      </w:r>
    </w:p>
    <w:p w14:paraId="7AF1FA03" w14:textId="77777777" w:rsidR="00CC6069" w:rsidRPr="00CD23B7" w:rsidRDefault="00000000" w:rsidP="00B0646B">
      <w:pPr>
        <w:pStyle w:val="a0"/>
        <w:ind w:firstLine="720"/>
        <w:rPr>
          <w:lang w:val="ru-RU"/>
        </w:rPr>
      </w:pPr>
      <w:r w:rsidRPr="00CD23B7">
        <w:rPr>
          <w:lang w:val="ru-RU"/>
        </w:rPr>
        <w:t>Событиями могут быть: - Получение вызова - Передача сигнала - Изменение определённых значений - Истечение заданного промежутка времени</w:t>
      </w:r>
    </w:p>
    <w:p w14:paraId="30112D77" w14:textId="77777777" w:rsidR="00CC6069" w:rsidRPr="00CD23B7" w:rsidRDefault="00000000" w:rsidP="00B0646B">
      <w:pPr>
        <w:pStyle w:val="2"/>
        <w:ind w:firstLine="720"/>
        <w:rPr>
          <w:lang w:val="ru-RU"/>
        </w:rPr>
      </w:pPr>
      <w:bookmarkStart w:id="39" w:name="Xc793619c485aaba707727d1f9f15dbf278190b7"/>
      <w:bookmarkStart w:id="40" w:name="_Toc221052848"/>
      <w:bookmarkEnd w:id="37"/>
      <w:r w:rsidRPr="00CD23B7">
        <w:rPr>
          <w:lang w:val="ru-RU"/>
        </w:rPr>
        <w:t>3.8 Основные элементы диаграммы и их назначение</w:t>
      </w:r>
      <w:bookmarkEnd w:id="40"/>
    </w:p>
    <w:p w14:paraId="1E0A091F" w14:textId="77777777" w:rsidR="00CC6069" w:rsidRDefault="00000000" w:rsidP="00B0646B">
      <w:pPr>
        <w:pStyle w:val="FirstParagraph"/>
        <w:ind w:firstLine="720"/>
      </w:pPr>
      <w:proofErr w:type="spellStart"/>
      <w:r>
        <w:t>Диаграмма</w:t>
      </w:r>
      <w:proofErr w:type="spellEnd"/>
      <w:r>
        <w:t xml:space="preserve"> </w:t>
      </w:r>
      <w:proofErr w:type="spellStart"/>
      <w:r>
        <w:t>состоит</w:t>
      </w:r>
      <w:proofErr w:type="spellEnd"/>
      <w:r>
        <w:t xml:space="preserve"> </w:t>
      </w:r>
      <w:proofErr w:type="spellStart"/>
      <w:r>
        <w:t>из</w:t>
      </w:r>
      <w:proofErr w:type="spellEnd"/>
      <w:r>
        <w:t>:</w:t>
      </w:r>
    </w:p>
    <w:p w14:paraId="020CAA68" w14:textId="77777777" w:rsidR="00CC6069" w:rsidRPr="00B0646B" w:rsidRDefault="00000000" w:rsidP="00B0646B">
      <w:pPr>
        <w:pStyle w:val="Compact"/>
        <w:numPr>
          <w:ilvl w:val="0"/>
          <w:numId w:val="39"/>
        </w:numPr>
        <w:rPr>
          <w:lang w:val="ru-RU"/>
        </w:rPr>
      </w:pPr>
      <w:r w:rsidRPr="00B0646B">
        <w:rPr>
          <w:lang w:val="ru-RU"/>
        </w:rPr>
        <w:t>Состояния — прямоугольники со скруглёнными углами, представляющие различные состояния объекта</w:t>
      </w:r>
    </w:p>
    <w:p w14:paraId="3AF1F77A" w14:textId="77777777" w:rsidR="00CC6069" w:rsidRPr="00B0646B" w:rsidRDefault="00000000" w:rsidP="00B0646B">
      <w:pPr>
        <w:pStyle w:val="Compact"/>
        <w:numPr>
          <w:ilvl w:val="0"/>
          <w:numId w:val="39"/>
        </w:numPr>
      </w:pPr>
      <w:proofErr w:type="spellStart"/>
      <w:r w:rsidRPr="00B0646B">
        <w:t>Начальное</w:t>
      </w:r>
      <w:proofErr w:type="spellEnd"/>
      <w:r w:rsidRPr="00B0646B">
        <w:t xml:space="preserve"> </w:t>
      </w:r>
      <w:proofErr w:type="spellStart"/>
      <w:r w:rsidRPr="00B0646B">
        <w:t>состояние</w:t>
      </w:r>
      <w:proofErr w:type="spellEnd"/>
      <w:r w:rsidRPr="00B0646B">
        <w:t xml:space="preserve"> — </w:t>
      </w:r>
      <w:proofErr w:type="spellStart"/>
      <w:r w:rsidRPr="00B0646B">
        <w:t>заполненный</w:t>
      </w:r>
      <w:proofErr w:type="spellEnd"/>
      <w:r w:rsidRPr="00B0646B">
        <w:t xml:space="preserve"> кружок</w:t>
      </w:r>
    </w:p>
    <w:p w14:paraId="6FAFD6CA" w14:textId="77777777" w:rsidR="00CC6069" w:rsidRPr="00B0646B" w:rsidRDefault="00000000" w:rsidP="00B0646B">
      <w:pPr>
        <w:pStyle w:val="Compact"/>
        <w:numPr>
          <w:ilvl w:val="0"/>
          <w:numId w:val="39"/>
        </w:numPr>
        <w:rPr>
          <w:lang w:val="ru-RU"/>
        </w:rPr>
      </w:pPr>
      <w:r w:rsidRPr="00B0646B">
        <w:rPr>
          <w:lang w:val="ru-RU"/>
        </w:rPr>
        <w:t>Конечное состояние — кружок с точкой внутри</w:t>
      </w:r>
    </w:p>
    <w:p w14:paraId="47D00190" w14:textId="77777777" w:rsidR="00CC6069" w:rsidRPr="00B0646B" w:rsidRDefault="00000000" w:rsidP="00B0646B">
      <w:pPr>
        <w:pStyle w:val="Compact"/>
        <w:numPr>
          <w:ilvl w:val="0"/>
          <w:numId w:val="39"/>
        </w:numPr>
        <w:rPr>
          <w:lang w:val="ru-RU"/>
        </w:rPr>
      </w:pPr>
      <w:r w:rsidRPr="00B0646B">
        <w:rPr>
          <w:lang w:val="ru-RU"/>
        </w:rPr>
        <w:t>Переходы — стрелки между состояниями, подписанные событиями/действиями</w:t>
      </w:r>
    </w:p>
    <w:p w14:paraId="11D8C6A9" w14:textId="77777777" w:rsidR="00CC6069" w:rsidRPr="00B0646B" w:rsidRDefault="00000000" w:rsidP="00B0646B">
      <w:pPr>
        <w:pStyle w:val="Compact"/>
        <w:numPr>
          <w:ilvl w:val="0"/>
          <w:numId w:val="39"/>
        </w:numPr>
        <w:rPr>
          <w:lang w:val="ru-RU"/>
        </w:rPr>
      </w:pPr>
      <w:proofErr w:type="spellStart"/>
      <w:r w:rsidRPr="00B0646B">
        <w:rPr>
          <w:lang w:val="ru-RU"/>
        </w:rPr>
        <w:t>Подсостояния</w:t>
      </w:r>
      <w:proofErr w:type="spellEnd"/>
      <w:r w:rsidRPr="00B0646B">
        <w:rPr>
          <w:lang w:val="ru-RU"/>
        </w:rPr>
        <w:t xml:space="preserve"> — вложенные состояния внутри составного состояния</w:t>
      </w:r>
    </w:p>
    <w:p w14:paraId="4449F099" w14:textId="77777777" w:rsidR="00CC6069" w:rsidRPr="00CD23B7" w:rsidRDefault="00000000" w:rsidP="00B0646B">
      <w:pPr>
        <w:pStyle w:val="2"/>
        <w:ind w:firstLine="720"/>
        <w:rPr>
          <w:lang w:val="ru-RU"/>
        </w:rPr>
      </w:pPr>
      <w:bookmarkStart w:id="41" w:name="диаграмма-состояния"/>
      <w:bookmarkStart w:id="42" w:name="_Toc221052849"/>
      <w:bookmarkEnd w:id="39"/>
      <w:r w:rsidRPr="00CD23B7">
        <w:rPr>
          <w:lang w:val="ru-RU"/>
        </w:rPr>
        <w:t>3.9 Диаграмма состояния</w:t>
      </w:r>
      <w:bookmarkEnd w:id="42"/>
    </w:p>
    <w:p w14:paraId="63A0080E" w14:textId="77777777" w:rsidR="00CC6069" w:rsidRPr="00CD23B7" w:rsidRDefault="00000000">
      <w:pPr>
        <w:pStyle w:val="FirstParagraph"/>
        <w:rPr>
          <w:lang w:val="ru-RU"/>
        </w:rPr>
      </w:pPr>
      <w:r w:rsidRPr="00CD23B7">
        <w:rPr>
          <w:lang w:val="ru-RU"/>
        </w:rPr>
        <w:t xml:space="preserve">Диаграмма состояний для жизненного цикла объекта в системе </w:t>
      </w:r>
      <w:r>
        <w:t>Object</w:t>
      </w:r>
      <w:r w:rsidRPr="00CD23B7">
        <w:rPr>
          <w:lang w:val="ru-RU"/>
        </w:rPr>
        <w:t xml:space="preserve"> </w:t>
      </w:r>
      <w:r>
        <w:t>Storage</w:t>
      </w:r>
      <w:r w:rsidRPr="00CD23B7">
        <w:rPr>
          <w:lang w:val="ru-RU"/>
        </w:rPr>
        <w:t>:</w:t>
      </w:r>
    </w:p>
    <w:p w14:paraId="41B065AA" w14:textId="77777777" w:rsidR="00CC6069" w:rsidRDefault="00000000" w:rsidP="00B0646B">
      <w:pPr>
        <w:pStyle w:val="CaptionedFigure"/>
        <w:jc w:val="center"/>
      </w:pPr>
      <w:bookmarkStart w:id="43" w:name="переходы"/>
      <w:r>
        <w:rPr>
          <w:noProof/>
        </w:rPr>
        <w:lastRenderedPageBreak/>
        <w:drawing>
          <wp:inline distT="0" distB="0" distL="0" distR="0" wp14:anchorId="114DBDD0" wp14:editId="3100326F">
            <wp:extent cx="5192026" cy="3213184"/>
            <wp:effectExtent l="0" t="0" r="0" b="0"/>
            <wp:docPr id="74" name="Picture" descr="Рисунок 3.6 — Диаграмма состояний объект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gs/STATE_1.drawio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8725" cy="3223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390A71" w14:textId="77777777" w:rsidR="00CC6069" w:rsidRDefault="00000000" w:rsidP="00B0646B">
      <w:pPr>
        <w:pStyle w:val="ImageCaption"/>
        <w:jc w:val="center"/>
      </w:pPr>
      <w:r w:rsidRPr="00CD23B7">
        <w:rPr>
          <w:lang w:val="ru-RU"/>
        </w:rPr>
        <w:t>Рисунок 3.6 — Диаграмма состояний объекта</w:t>
      </w:r>
    </w:p>
    <w:p w14:paraId="32BA9B0C" w14:textId="77777777" w:rsidR="00B0646B" w:rsidRPr="00B0646B" w:rsidRDefault="00B0646B" w:rsidP="00B0646B">
      <w:pPr>
        <w:pStyle w:val="ImageCaption"/>
        <w:jc w:val="center"/>
      </w:pPr>
    </w:p>
    <w:p w14:paraId="3E99617A" w14:textId="77777777" w:rsidR="00CC6069" w:rsidRDefault="00000000" w:rsidP="00B0646B">
      <w:pPr>
        <w:pStyle w:val="CaptionedFigure"/>
        <w:jc w:val="center"/>
      </w:pPr>
      <w:r>
        <w:rPr>
          <w:noProof/>
        </w:rPr>
        <w:drawing>
          <wp:inline distT="0" distB="0" distL="0" distR="0" wp14:anchorId="7B2EF35A" wp14:editId="4CAC89B4">
            <wp:extent cx="5994386" cy="3225596"/>
            <wp:effectExtent l="0" t="0" r="0" b="0"/>
            <wp:docPr id="77" name="Picture" descr="Рисунок 3.6а — Диаграмма состояний процесса загруз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gs/STATE_2.drawio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233" cy="3232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D4A68" w14:textId="77777777" w:rsidR="00CC6069" w:rsidRPr="00CD23B7" w:rsidRDefault="00000000" w:rsidP="00B0646B">
      <w:pPr>
        <w:pStyle w:val="ImageCaption"/>
        <w:jc w:val="center"/>
        <w:rPr>
          <w:lang w:val="ru-RU"/>
        </w:rPr>
      </w:pPr>
      <w:r w:rsidRPr="00CD23B7">
        <w:rPr>
          <w:lang w:val="ru-RU"/>
        </w:rPr>
        <w:t>Рисунок 3.6а — Диаграмма состояний процесса загрузки</w:t>
      </w:r>
    </w:p>
    <w:p w14:paraId="14ABF55B" w14:textId="6F9B874A" w:rsidR="00CC6069" w:rsidRDefault="00CC6069"/>
    <w:p w14:paraId="23F0573D" w14:textId="77777777" w:rsidR="00CC6069" w:rsidRPr="00CD23B7" w:rsidRDefault="00000000" w:rsidP="00B0646B">
      <w:pPr>
        <w:pStyle w:val="2"/>
        <w:ind w:firstLine="720"/>
        <w:rPr>
          <w:lang w:val="ru-RU"/>
        </w:rPr>
      </w:pPr>
      <w:bookmarkStart w:id="44" w:name="назначение-диаграммы-sequence"/>
      <w:bookmarkStart w:id="45" w:name="_Toc221052850"/>
      <w:bookmarkEnd w:id="41"/>
      <w:bookmarkEnd w:id="43"/>
      <w:r w:rsidRPr="00CD23B7">
        <w:rPr>
          <w:lang w:val="ru-RU"/>
        </w:rPr>
        <w:lastRenderedPageBreak/>
        <w:t xml:space="preserve">3.10 Назначение диаграммы </w:t>
      </w:r>
      <w:r>
        <w:t>Sequence</w:t>
      </w:r>
      <w:bookmarkEnd w:id="45"/>
    </w:p>
    <w:p w14:paraId="564F74F5" w14:textId="77777777" w:rsidR="00CC6069" w:rsidRPr="00CD23B7" w:rsidRDefault="00000000" w:rsidP="00B0646B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>Диаграммы взаимодействия используются для описания сценариев взаимодействия объектов. Диаграмма последовательностей (</w:t>
      </w:r>
      <w:r>
        <w:t>Sequence</w:t>
      </w:r>
      <w:r w:rsidRPr="00CD23B7">
        <w:rPr>
          <w:lang w:val="ru-RU"/>
        </w:rPr>
        <w:t xml:space="preserve"> </w:t>
      </w:r>
      <w:r>
        <w:t>diagram</w:t>
      </w:r>
      <w:r w:rsidRPr="00CD23B7">
        <w:rPr>
          <w:lang w:val="ru-RU"/>
        </w:rPr>
        <w:t>) используется, когда основное внимание уделяется временному упорядочиванию сообщений.</w:t>
      </w:r>
    </w:p>
    <w:p w14:paraId="4146C4E1" w14:textId="77777777" w:rsidR="00CC6069" w:rsidRPr="00CD23B7" w:rsidRDefault="00000000" w:rsidP="00B0646B">
      <w:pPr>
        <w:pStyle w:val="a0"/>
        <w:ind w:firstLine="720"/>
        <w:rPr>
          <w:lang w:val="ru-RU"/>
        </w:rPr>
      </w:pPr>
      <w:r w:rsidRPr="00CD23B7">
        <w:rPr>
          <w:lang w:val="ru-RU"/>
        </w:rPr>
        <w:t>На диаграмме объекты располагаются слева направо: объект, инициирующий взаимодействие, располагается левее. По вертикальной оси размещаются сообщения — более поздние ниже.</w:t>
      </w:r>
    </w:p>
    <w:p w14:paraId="52FBB877" w14:textId="77777777" w:rsidR="00CC6069" w:rsidRPr="00CD23B7" w:rsidRDefault="00000000" w:rsidP="00B0646B">
      <w:pPr>
        <w:pStyle w:val="2"/>
        <w:ind w:firstLine="720"/>
        <w:rPr>
          <w:lang w:val="ru-RU"/>
        </w:rPr>
      </w:pPr>
      <w:bookmarkStart w:id="46" w:name="Xdd5e139d3394e6367139a4f5223545d79fdfd6f"/>
      <w:bookmarkStart w:id="47" w:name="_Toc221052851"/>
      <w:bookmarkEnd w:id="44"/>
      <w:r w:rsidRPr="00CD23B7">
        <w:rPr>
          <w:lang w:val="ru-RU"/>
        </w:rPr>
        <w:t>3.11 Основные элементы диаграммы и их назначение</w:t>
      </w:r>
      <w:bookmarkEnd w:id="47"/>
    </w:p>
    <w:p w14:paraId="1DE08712" w14:textId="77777777" w:rsidR="00CC6069" w:rsidRPr="00B0646B" w:rsidRDefault="00000000" w:rsidP="00B0646B">
      <w:pPr>
        <w:pStyle w:val="Compact"/>
        <w:numPr>
          <w:ilvl w:val="0"/>
          <w:numId w:val="40"/>
        </w:numPr>
        <w:rPr>
          <w:lang w:val="ru-RU"/>
        </w:rPr>
      </w:pPr>
      <w:r w:rsidRPr="00B0646B">
        <w:rPr>
          <w:lang w:val="ru-RU"/>
        </w:rPr>
        <w:t>Объекты (участники) — прямоугольники в верхней части диаграммы</w:t>
      </w:r>
    </w:p>
    <w:p w14:paraId="49AA8F36" w14:textId="77777777" w:rsidR="00CC6069" w:rsidRPr="00B0646B" w:rsidRDefault="00000000" w:rsidP="00B0646B">
      <w:pPr>
        <w:pStyle w:val="Compact"/>
        <w:numPr>
          <w:ilvl w:val="0"/>
          <w:numId w:val="40"/>
        </w:numPr>
        <w:rPr>
          <w:lang w:val="ru-RU"/>
        </w:rPr>
      </w:pPr>
      <w:r w:rsidRPr="00B0646B">
        <w:rPr>
          <w:lang w:val="ru-RU"/>
        </w:rPr>
        <w:t>Линия жизни — вертикальная пунктирная линия от объекта вниз</w:t>
      </w:r>
    </w:p>
    <w:p w14:paraId="2F44E402" w14:textId="77777777" w:rsidR="00CC6069" w:rsidRPr="00B0646B" w:rsidRDefault="00000000" w:rsidP="00B0646B">
      <w:pPr>
        <w:pStyle w:val="Compact"/>
        <w:numPr>
          <w:ilvl w:val="0"/>
          <w:numId w:val="40"/>
        </w:numPr>
        <w:rPr>
          <w:lang w:val="ru-RU"/>
        </w:rPr>
      </w:pPr>
      <w:r w:rsidRPr="00B0646B">
        <w:rPr>
          <w:lang w:val="ru-RU"/>
        </w:rPr>
        <w:t>Фокус управления — вытянутый прямоугольник на линии жизни, показывающий время активности объекта</w:t>
      </w:r>
    </w:p>
    <w:p w14:paraId="00EBEEF5" w14:textId="77777777" w:rsidR="00CC6069" w:rsidRPr="00B0646B" w:rsidRDefault="00000000" w:rsidP="00B0646B">
      <w:pPr>
        <w:pStyle w:val="Compact"/>
        <w:numPr>
          <w:ilvl w:val="0"/>
          <w:numId w:val="40"/>
        </w:numPr>
        <w:rPr>
          <w:lang w:val="ru-RU"/>
        </w:rPr>
      </w:pPr>
      <w:r w:rsidRPr="00B0646B">
        <w:rPr>
          <w:lang w:val="ru-RU"/>
        </w:rPr>
        <w:t>Сообщения — горизонтальные стрелки между линиями жизни:</w:t>
      </w:r>
    </w:p>
    <w:p w14:paraId="763AD264" w14:textId="77777777" w:rsidR="00CC6069" w:rsidRPr="00CD23B7" w:rsidRDefault="00000000">
      <w:pPr>
        <w:pStyle w:val="Compact"/>
        <w:numPr>
          <w:ilvl w:val="1"/>
          <w:numId w:val="23"/>
        </w:numPr>
        <w:rPr>
          <w:lang w:val="ru-RU"/>
        </w:rPr>
      </w:pPr>
      <w:r w:rsidRPr="00CD23B7">
        <w:rPr>
          <w:lang w:val="ru-RU"/>
        </w:rPr>
        <w:t>Синхронный вызов — сплошная стрелка с заполненным наконечником</w:t>
      </w:r>
    </w:p>
    <w:p w14:paraId="49A638AB" w14:textId="77777777" w:rsidR="00CC6069" w:rsidRPr="00CD23B7" w:rsidRDefault="00000000">
      <w:pPr>
        <w:pStyle w:val="Compact"/>
        <w:numPr>
          <w:ilvl w:val="1"/>
          <w:numId w:val="23"/>
        </w:numPr>
        <w:rPr>
          <w:lang w:val="ru-RU"/>
        </w:rPr>
      </w:pPr>
      <w:r w:rsidRPr="00CD23B7">
        <w:rPr>
          <w:lang w:val="ru-RU"/>
        </w:rPr>
        <w:t>Асинхронный вызов — сплошная стрелка с открытым наконечником</w:t>
      </w:r>
    </w:p>
    <w:p w14:paraId="08D8E48C" w14:textId="77777777" w:rsidR="00CC6069" w:rsidRDefault="00000000">
      <w:pPr>
        <w:pStyle w:val="Compact"/>
        <w:numPr>
          <w:ilvl w:val="1"/>
          <w:numId w:val="23"/>
        </w:numPr>
      </w:pPr>
      <w:proofErr w:type="spellStart"/>
      <w:r>
        <w:t>Ответ</w:t>
      </w:r>
      <w:proofErr w:type="spellEnd"/>
      <w:r>
        <w:t xml:space="preserve"> — </w:t>
      </w:r>
      <w:proofErr w:type="spellStart"/>
      <w:r>
        <w:t>пунктирная</w:t>
      </w:r>
      <w:proofErr w:type="spellEnd"/>
      <w:r>
        <w:t xml:space="preserve"> </w:t>
      </w:r>
      <w:proofErr w:type="spellStart"/>
      <w:r>
        <w:t>стрелка</w:t>
      </w:r>
      <w:proofErr w:type="spellEnd"/>
    </w:p>
    <w:p w14:paraId="35073403" w14:textId="77777777" w:rsidR="00B0646B" w:rsidRDefault="00B0646B">
      <w:pPr>
        <w:spacing w:after="200" w:line="240" w:lineRule="auto"/>
        <w:jc w:val="left"/>
        <w:rPr>
          <w:rFonts w:eastAsiaTheme="majorEastAsia" w:cstheme="majorBidi"/>
          <w:b/>
          <w:bCs/>
          <w:color w:val="000000" w:themeColor="text1"/>
          <w:szCs w:val="28"/>
        </w:rPr>
      </w:pPr>
      <w:bookmarkStart w:id="48" w:name="диаграмма-последовательности"/>
      <w:bookmarkEnd w:id="46"/>
      <w:r>
        <w:br w:type="page"/>
      </w:r>
    </w:p>
    <w:p w14:paraId="03C47BF8" w14:textId="18F974EC" w:rsidR="00CC6069" w:rsidRDefault="00000000" w:rsidP="00B0646B">
      <w:pPr>
        <w:pStyle w:val="2"/>
        <w:ind w:firstLine="720"/>
      </w:pPr>
      <w:bookmarkStart w:id="49" w:name="_Toc221052852"/>
      <w:r>
        <w:lastRenderedPageBreak/>
        <w:t xml:space="preserve">3.12 </w:t>
      </w:r>
      <w:proofErr w:type="spellStart"/>
      <w:r>
        <w:t>Диаграмма</w:t>
      </w:r>
      <w:proofErr w:type="spellEnd"/>
      <w:r>
        <w:t xml:space="preserve"> </w:t>
      </w:r>
      <w:proofErr w:type="spellStart"/>
      <w:r>
        <w:t>последовательности</w:t>
      </w:r>
      <w:bookmarkEnd w:id="49"/>
      <w:proofErr w:type="spellEnd"/>
    </w:p>
    <w:p w14:paraId="23D499E9" w14:textId="77777777" w:rsidR="00CC6069" w:rsidRPr="00CD23B7" w:rsidRDefault="00000000" w:rsidP="00B0646B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>Диаграмма последовательности для процесса «Загрузка объекта в хранилище»:</w:t>
      </w:r>
    </w:p>
    <w:p w14:paraId="143A3430" w14:textId="77777777" w:rsidR="00CC6069" w:rsidRDefault="00000000" w:rsidP="00B0646B">
      <w:pPr>
        <w:pStyle w:val="CaptionedFigure"/>
      </w:pPr>
      <w:bookmarkStart w:id="50" w:name="последовательность-сообщений"/>
      <w:r>
        <w:rPr>
          <w:noProof/>
        </w:rPr>
        <w:drawing>
          <wp:inline distT="0" distB="0" distL="0" distR="0" wp14:anchorId="0ECFF7B6" wp14:editId="1E87A066">
            <wp:extent cx="6118588" cy="4533862"/>
            <wp:effectExtent l="0" t="0" r="0" b="0"/>
            <wp:docPr id="85" name="Picture" descr="Рисунок 3.7 — Диаграмма последовательнос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imgs/SEQ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610" cy="4541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F0D1FB" w14:textId="77777777" w:rsidR="00CC6069" w:rsidRPr="00CD23B7" w:rsidRDefault="00000000" w:rsidP="00B0646B">
      <w:pPr>
        <w:pStyle w:val="ImageCaption"/>
        <w:jc w:val="center"/>
        <w:rPr>
          <w:lang w:val="ru-RU"/>
        </w:rPr>
      </w:pPr>
      <w:r w:rsidRPr="00CD23B7">
        <w:rPr>
          <w:lang w:val="ru-RU"/>
        </w:rPr>
        <w:t>Рисунок 3.7 — Диаграмма последовательности</w:t>
      </w:r>
    </w:p>
    <w:p w14:paraId="7E151B5E" w14:textId="542134F5" w:rsidR="00CC6069" w:rsidRDefault="00CC6069"/>
    <w:p w14:paraId="27A99406" w14:textId="77777777" w:rsidR="00B0646B" w:rsidRDefault="00B0646B">
      <w:pPr>
        <w:spacing w:after="200" w:line="240" w:lineRule="auto"/>
        <w:jc w:val="left"/>
        <w:rPr>
          <w:rFonts w:eastAsiaTheme="majorEastAsia" w:cstheme="majorBidi"/>
          <w:b/>
          <w:bCs/>
          <w:color w:val="000000" w:themeColor="text1"/>
          <w:szCs w:val="32"/>
          <w:lang w:val="ru-RU"/>
        </w:rPr>
      </w:pPr>
      <w:bookmarkStart w:id="51" w:name="X41642d88f186f9aabd3fda2c529a19bb6b8d5c1"/>
      <w:bookmarkEnd w:id="16"/>
      <w:bookmarkEnd w:id="48"/>
      <w:bookmarkEnd w:id="50"/>
      <w:r>
        <w:rPr>
          <w:lang w:val="ru-RU"/>
        </w:rPr>
        <w:br w:type="page"/>
      </w:r>
    </w:p>
    <w:p w14:paraId="0AC7E0B5" w14:textId="70632C5B" w:rsidR="00CC6069" w:rsidRPr="00CD23B7" w:rsidRDefault="00000000">
      <w:pPr>
        <w:pStyle w:val="1"/>
        <w:rPr>
          <w:lang w:val="ru-RU"/>
        </w:rPr>
      </w:pPr>
      <w:bookmarkStart w:id="52" w:name="_Toc221052853"/>
      <w:r w:rsidRPr="00CD23B7">
        <w:rPr>
          <w:lang w:val="ru-RU"/>
        </w:rPr>
        <w:lastRenderedPageBreak/>
        <w:t>4 МОДЕЛИРОВАНИЕ СТАТИЧЕСКИХ АСПЕКТОВ ПРИ ПОМОЩИ ДИАГРАММ</w:t>
      </w:r>
      <w:bookmarkEnd w:id="52"/>
    </w:p>
    <w:p w14:paraId="31044776" w14:textId="77777777" w:rsidR="00CC6069" w:rsidRPr="00CD23B7" w:rsidRDefault="00000000" w:rsidP="00D20FD3">
      <w:pPr>
        <w:pStyle w:val="2"/>
        <w:ind w:firstLine="720"/>
        <w:rPr>
          <w:lang w:val="ru-RU"/>
        </w:rPr>
      </w:pPr>
      <w:bookmarkStart w:id="53" w:name="X75ab1d4e7c2f922fb871c739d5765a65d83bcf3"/>
      <w:bookmarkStart w:id="54" w:name="_Toc221052854"/>
      <w:r w:rsidRPr="00CD23B7">
        <w:rPr>
          <w:lang w:val="ru-RU"/>
        </w:rPr>
        <w:t>4.1 Назначение диаграммы трассировки требований</w:t>
      </w:r>
      <w:bookmarkEnd w:id="54"/>
    </w:p>
    <w:p w14:paraId="0C364D31" w14:textId="77777777" w:rsidR="00CC6069" w:rsidRPr="00CD23B7" w:rsidRDefault="00000000" w:rsidP="00D20FD3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>Диаграмма трассировки требований позволяет:</w:t>
      </w:r>
    </w:p>
    <w:p w14:paraId="1A3C03AE" w14:textId="77777777" w:rsidR="00CC6069" w:rsidRDefault="00000000" w:rsidP="00D20FD3">
      <w:pPr>
        <w:pStyle w:val="Compact"/>
        <w:numPr>
          <w:ilvl w:val="0"/>
          <w:numId w:val="42"/>
        </w:numPr>
      </w:pPr>
      <w:proofErr w:type="spellStart"/>
      <w:r>
        <w:t>Понять</w:t>
      </w:r>
      <w:proofErr w:type="spellEnd"/>
      <w:r>
        <w:t xml:space="preserve"> </w:t>
      </w:r>
      <w:proofErr w:type="spellStart"/>
      <w:r>
        <w:t>источник</w:t>
      </w:r>
      <w:proofErr w:type="spellEnd"/>
      <w:r>
        <w:t xml:space="preserve"> </w:t>
      </w:r>
      <w:proofErr w:type="spellStart"/>
      <w:r>
        <w:t>требований</w:t>
      </w:r>
      <w:proofErr w:type="spellEnd"/>
    </w:p>
    <w:p w14:paraId="0B65EA81" w14:textId="77777777" w:rsidR="00CC6069" w:rsidRDefault="00000000" w:rsidP="00D20FD3">
      <w:pPr>
        <w:pStyle w:val="Compact"/>
        <w:numPr>
          <w:ilvl w:val="0"/>
          <w:numId w:val="42"/>
        </w:numPr>
      </w:pPr>
      <w:r>
        <w:t>Обозначить область проекта</w:t>
      </w:r>
    </w:p>
    <w:p w14:paraId="5FE2047E" w14:textId="77777777" w:rsidR="00CC6069" w:rsidRDefault="00000000" w:rsidP="00D20FD3">
      <w:pPr>
        <w:pStyle w:val="Compact"/>
        <w:numPr>
          <w:ilvl w:val="0"/>
          <w:numId w:val="42"/>
        </w:numPr>
      </w:pPr>
      <w:r>
        <w:t>Работать с изменениями требований</w:t>
      </w:r>
    </w:p>
    <w:p w14:paraId="7CD3475D" w14:textId="77777777" w:rsidR="00CC6069" w:rsidRPr="00CD23B7" w:rsidRDefault="00000000" w:rsidP="00D20FD3">
      <w:pPr>
        <w:pStyle w:val="Compact"/>
        <w:numPr>
          <w:ilvl w:val="0"/>
          <w:numId w:val="42"/>
        </w:numPr>
        <w:rPr>
          <w:lang w:val="ru-RU"/>
        </w:rPr>
      </w:pPr>
      <w:r w:rsidRPr="00CD23B7">
        <w:rPr>
          <w:lang w:val="ru-RU"/>
        </w:rPr>
        <w:t>Оценить воздействие изменений в требованиях на проект</w:t>
      </w:r>
    </w:p>
    <w:p w14:paraId="5065A2B6" w14:textId="77777777" w:rsidR="00CC6069" w:rsidRPr="00CD23B7" w:rsidRDefault="00000000" w:rsidP="00D20FD3">
      <w:pPr>
        <w:pStyle w:val="Compact"/>
        <w:numPr>
          <w:ilvl w:val="0"/>
          <w:numId w:val="42"/>
        </w:numPr>
        <w:rPr>
          <w:lang w:val="ru-RU"/>
        </w:rPr>
      </w:pPr>
      <w:r w:rsidRPr="00CD23B7">
        <w:rPr>
          <w:lang w:val="ru-RU"/>
        </w:rPr>
        <w:t>Оценить воздействие сбоя теста на требования</w:t>
      </w:r>
    </w:p>
    <w:p w14:paraId="661FF78E" w14:textId="77777777" w:rsidR="00CC6069" w:rsidRPr="00CD23B7" w:rsidRDefault="00000000" w:rsidP="00D20FD3">
      <w:pPr>
        <w:pStyle w:val="Compact"/>
        <w:numPr>
          <w:ilvl w:val="0"/>
          <w:numId w:val="42"/>
        </w:numPr>
        <w:rPr>
          <w:lang w:val="ru-RU"/>
        </w:rPr>
      </w:pPr>
      <w:r w:rsidRPr="00CD23B7">
        <w:rPr>
          <w:lang w:val="ru-RU"/>
        </w:rPr>
        <w:t>Убедиться, что реализация системы отвечает всем требованиям</w:t>
      </w:r>
    </w:p>
    <w:p w14:paraId="736901D0" w14:textId="77777777" w:rsidR="00CC6069" w:rsidRPr="00CD23B7" w:rsidRDefault="00000000" w:rsidP="00D20FD3">
      <w:pPr>
        <w:pStyle w:val="Compact"/>
        <w:numPr>
          <w:ilvl w:val="0"/>
          <w:numId w:val="42"/>
        </w:numPr>
        <w:rPr>
          <w:lang w:val="ru-RU"/>
        </w:rPr>
      </w:pPr>
      <w:r w:rsidRPr="00CD23B7">
        <w:rPr>
          <w:lang w:val="ru-RU"/>
        </w:rPr>
        <w:t>Убедиться, что приложение делает только то, что от него требуется</w:t>
      </w:r>
    </w:p>
    <w:p w14:paraId="1E7772BD" w14:textId="77777777" w:rsidR="00CC6069" w:rsidRPr="00CD23B7" w:rsidRDefault="00000000" w:rsidP="00D20FD3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>Диаграмма трассировки требований помогает понять, как входные требования преобразуются в спецификации и реализуются в функциональной системе.</w:t>
      </w:r>
    </w:p>
    <w:p w14:paraId="67797EF8" w14:textId="77777777" w:rsidR="00CC6069" w:rsidRPr="00CD23B7" w:rsidRDefault="00000000" w:rsidP="00D20FD3">
      <w:pPr>
        <w:pStyle w:val="2"/>
        <w:ind w:firstLine="720"/>
        <w:rPr>
          <w:lang w:val="ru-RU"/>
        </w:rPr>
      </w:pPr>
      <w:bookmarkStart w:id="55" w:name="X1f4c5741ce4448f03f6a45c77f75adb3aea41d2"/>
      <w:bookmarkStart w:id="56" w:name="_Toc221052855"/>
      <w:bookmarkEnd w:id="53"/>
      <w:r w:rsidRPr="00CD23B7">
        <w:rPr>
          <w:lang w:val="ru-RU"/>
        </w:rPr>
        <w:t>4.2 Основные элементы диаграммы и их назначение</w:t>
      </w:r>
      <w:bookmarkEnd w:id="56"/>
    </w:p>
    <w:p w14:paraId="3B08E6C8" w14:textId="77777777" w:rsidR="00CC6069" w:rsidRDefault="00000000" w:rsidP="00D20FD3">
      <w:pPr>
        <w:pStyle w:val="FirstParagraph"/>
        <w:ind w:firstLine="720"/>
      </w:pPr>
      <w:r>
        <w:t xml:space="preserve">Элементы </w:t>
      </w:r>
      <w:proofErr w:type="spellStart"/>
      <w:r>
        <w:t>диаграммы</w:t>
      </w:r>
      <w:proofErr w:type="spellEnd"/>
      <w:r>
        <w:t xml:space="preserve"> </w:t>
      </w:r>
      <w:proofErr w:type="spellStart"/>
      <w:r>
        <w:t>трассировки</w:t>
      </w:r>
      <w:proofErr w:type="spellEnd"/>
      <w:r>
        <w:t xml:space="preserve"> </w:t>
      </w:r>
      <w:proofErr w:type="spellStart"/>
      <w:r>
        <w:t>требований</w:t>
      </w:r>
      <w:proofErr w:type="spellEnd"/>
      <w:r>
        <w:t>:</w:t>
      </w:r>
    </w:p>
    <w:p w14:paraId="5F8A55B4" w14:textId="77777777" w:rsidR="00CC6069" w:rsidRPr="00D20FD3" w:rsidRDefault="00000000" w:rsidP="00D20FD3">
      <w:pPr>
        <w:pStyle w:val="Compact"/>
        <w:numPr>
          <w:ilvl w:val="0"/>
          <w:numId w:val="43"/>
        </w:numPr>
        <w:rPr>
          <w:lang w:val="ru-RU"/>
        </w:rPr>
      </w:pPr>
      <w:r w:rsidRPr="00D20FD3">
        <w:rPr>
          <w:lang w:val="ru-RU"/>
        </w:rPr>
        <w:t>Шаги процесса — основные этапы выполнения функций системы</w:t>
      </w:r>
    </w:p>
    <w:p w14:paraId="5906CC6E" w14:textId="77777777" w:rsidR="00CC6069" w:rsidRPr="00D20FD3" w:rsidRDefault="00000000" w:rsidP="00D20FD3">
      <w:pPr>
        <w:pStyle w:val="Compact"/>
        <w:numPr>
          <w:ilvl w:val="0"/>
          <w:numId w:val="43"/>
        </w:numPr>
        <w:rPr>
          <w:lang w:val="ru-RU"/>
        </w:rPr>
      </w:pPr>
      <w:r w:rsidRPr="00D20FD3">
        <w:rPr>
          <w:lang w:val="ru-RU"/>
        </w:rPr>
        <w:t>Требования (</w:t>
      </w:r>
      <w:r w:rsidRPr="00D20FD3">
        <w:t>Description</w:t>
      </w:r>
      <w:r w:rsidRPr="00D20FD3">
        <w:rPr>
          <w:lang w:val="ru-RU"/>
        </w:rPr>
        <w:t>) — формализованное описание того, что должна делать система</w:t>
      </w:r>
    </w:p>
    <w:p w14:paraId="74DD8355" w14:textId="77777777" w:rsidR="00CC6069" w:rsidRPr="00D20FD3" w:rsidRDefault="00000000" w:rsidP="00D20FD3">
      <w:pPr>
        <w:pStyle w:val="Compact"/>
        <w:numPr>
          <w:ilvl w:val="0"/>
          <w:numId w:val="43"/>
        </w:numPr>
      </w:pPr>
      <w:proofErr w:type="spellStart"/>
      <w:r w:rsidRPr="00D20FD3">
        <w:t>Функции</w:t>
      </w:r>
      <w:proofErr w:type="spellEnd"/>
      <w:r w:rsidRPr="00D20FD3">
        <w:t xml:space="preserve"> — </w:t>
      </w:r>
      <w:proofErr w:type="spellStart"/>
      <w:r w:rsidRPr="00D20FD3">
        <w:t>конкретные</w:t>
      </w:r>
      <w:proofErr w:type="spellEnd"/>
      <w:r w:rsidRPr="00D20FD3">
        <w:t xml:space="preserve"> </w:t>
      </w:r>
      <w:proofErr w:type="spellStart"/>
      <w:r w:rsidRPr="00D20FD3">
        <w:t>функции</w:t>
      </w:r>
      <w:proofErr w:type="spellEnd"/>
      <w:r w:rsidRPr="00D20FD3">
        <w:t>, реализующие требования</w:t>
      </w:r>
    </w:p>
    <w:p w14:paraId="71C9B0A5" w14:textId="77777777" w:rsidR="00D20FD3" w:rsidRDefault="00D20FD3" w:rsidP="00D20FD3">
      <w:pPr>
        <w:pStyle w:val="FirstParagraph"/>
        <w:ind w:firstLine="720"/>
      </w:pPr>
    </w:p>
    <w:p w14:paraId="710438E1" w14:textId="4AF345CD" w:rsidR="00CC6069" w:rsidRPr="00CD23B7" w:rsidRDefault="00000000" w:rsidP="00D20FD3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>Диаграмма организована в три вертикальные колонки, показывающие связь между шагами процесса, требованиями и функциями.</w:t>
      </w:r>
    </w:p>
    <w:p w14:paraId="4A070A3F" w14:textId="77777777" w:rsidR="00CC6069" w:rsidRPr="00CD23B7" w:rsidRDefault="00000000" w:rsidP="00D20FD3">
      <w:pPr>
        <w:pStyle w:val="2"/>
        <w:ind w:firstLine="720"/>
        <w:rPr>
          <w:lang w:val="ru-RU"/>
        </w:rPr>
      </w:pPr>
      <w:bookmarkStart w:id="57" w:name="диаграмма-трассировки-требований"/>
      <w:bookmarkStart w:id="58" w:name="_Toc221052856"/>
      <w:bookmarkEnd w:id="55"/>
      <w:r w:rsidRPr="00CD23B7">
        <w:rPr>
          <w:lang w:val="ru-RU"/>
        </w:rPr>
        <w:lastRenderedPageBreak/>
        <w:t>4.3 Диаграмма трассировки требований</w:t>
      </w:r>
      <w:bookmarkEnd w:id="58"/>
    </w:p>
    <w:p w14:paraId="6B906F5B" w14:textId="77777777" w:rsidR="00CC6069" w:rsidRDefault="00000000" w:rsidP="00D20FD3">
      <w:pPr>
        <w:pStyle w:val="CaptionedFigure"/>
        <w:jc w:val="center"/>
      </w:pPr>
      <w:bookmarkStart w:id="59" w:name="шаги-процесса-и-связанные-требования"/>
      <w:r>
        <w:rPr>
          <w:noProof/>
        </w:rPr>
        <w:drawing>
          <wp:inline distT="0" distB="0" distL="0" distR="0" wp14:anchorId="6F2B560E" wp14:editId="6C915051">
            <wp:extent cx="5334000" cy="7218116"/>
            <wp:effectExtent l="0" t="0" r="0" b="0"/>
            <wp:docPr id="93" name="Picture" descr="Рисунок 4.1 — Диаграмма трассировки требовани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imgs/REQS.drawio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218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78CF4C" w14:textId="77777777" w:rsidR="00CC6069" w:rsidRPr="00CD23B7" w:rsidRDefault="00000000" w:rsidP="00D20FD3">
      <w:pPr>
        <w:pStyle w:val="a0"/>
        <w:jc w:val="center"/>
        <w:rPr>
          <w:lang w:val="ru-RU"/>
        </w:rPr>
      </w:pPr>
      <w:r w:rsidRPr="00CD23B7">
        <w:rPr>
          <w:i/>
          <w:iCs/>
          <w:lang w:val="ru-RU"/>
        </w:rPr>
        <w:t>Рисунок 4.1 — Диаграмма трассировки требований</w:t>
      </w:r>
    </w:p>
    <w:p w14:paraId="2EB56848" w14:textId="52263E9D" w:rsidR="00CC6069" w:rsidRDefault="00CC6069"/>
    <w:p w14:paraId="006E6B8D" w14:textId="77777777" w:rsidR="00CC6069" w:rsidRPr="00CD23B7" w:rsidRDefault="00000000" w:rsidP="00D20FD3">
      <w:pPr>
        <w:pStyle w:val="2"/>
        <w:ind w:firstLine="720"/>
        <w:rPr>
          <w:lang w:val="ru-RU"/>
        </w:rPr>
      </w:pPr>
      <w:bookmarkStart w:id="60" w:name="назначение-диаграммы-class-diagram"/>
      <w:bookmarkStart w:id="61" w:name="_Toc221052857"/>
      <w:bookmarkEnd w:id="57"/>
      <w:bookmarkEnd w:id="59"/>
      <w:r w:rsidRPr="00CD23B7">
        <w:rPr>
          <w:lang w:val="ru-RU"/>
        </w:rPr>
        <w:lastRenderedPageBreak/>
        <w:t xml:space="preserve">4.4 Назначение диаграммы </w:t>
      </w:r>
      <w:r>
        <w:t>Class</w:t>
      </w:r>
      <w:r w:rsidRPr="00CD23B7">
        <w:rPr>
          <w:lang w:val="ru-RU"/>
        </w:rPr>
        <w:t xml:space="preserve"> </w:t>
      </w:r>
      <w:r>
        <w:t>Diagram</w:t>
      </w:r>
      <w:bookmarkEnd w:id="61"/>
    </w:p>
    <w:p w14:paraId="2720A816" w14:textId="77777777" w:rsidR="00CC6069" w:rsidRDefault="00000000" w:rsidP="00D20FD3">
      <w:pPr>
        <w:pStyle w:val="FirstParagraph"/>
        <w:ind w:firstLine="720"/>
      </w:pPr>
      <w:r w:rsidRPr="00CD23B7">
        <w:rPr>
          <w:lang w:val="ru-RU"/>
        </w:rPr>
        <w:t>Диаграммы классов используются при моделировании систем наиболее часто. Они являются одной из форм статического описания системы с точки зрения её проектирования, показывая её структуру. Диаграмма классов не отображает динамическое поведение объектов.</w:t>
      </w:r>
    </w:p>
    <w:p w14:paraId="64D5F018" w14:textId="77777777" w:rsidR="00D20FD3" w:rsidRPr="00D20FD3" w:rsidRDefault="00D20FD3" w:rsidP="00D20FD3">
      <w:pPr>
        <w:pStyle w:val="a0"/>
      </w:pPr>
    </w:p>
    <w:p w14:paraId="2ADD1FBF" w14:textId="77777777" w:rsidR="00CC6069" w:rsidRPr="00CD23B7" w:rsidRDefault="00000000" w:rsidP="00D20FD3">
      <w:pPr>
        <w:pStyle w:val="2"/>
        <w:ind w:firstLine="720"/>
        <w:rPr>
          <w:lang w:val="ru-RU"/>
        </w:rPr>
      </w:pPr>
      <w:bookmarkStart w:id="62" w:name="X2c280a528bcacd98234de4fe2f6851cc9dc7e31"/>
      <w:bookmarkStart w:id="63" w:name="_Toc221052858"/>
      <w:bookmarkEnd w:id="60"/>
      <w:r w:rsidRPr="00CD23B7">
        <w:rPr>
          <w:lang w:val="ru-RU"/>
        </w:rPr>
        <w:t>4.5 Основные элементы диаграммы и их назначение</w:t>
      </w:r>
      <w:bookmarkEnd w:id="63"/>
    </w:p>
    <w:p w14:paraId="0017B9DF" w14:textId="77777777" w:rsidR="00CC6069" w:rsidRPr="00CD23B7" w:rsidRDefault="00000000" w:rsidP="00D20FD3">
      <w:pPr>
        <w:pStyle w:val="FirstParagraph"/>
        <w:ind w:firstLine="720"/>
        <w:rPr>
          <w:lang w:val="ru-RU"/>
        </w:rPr>
      </w:pPr>
      <w:r w:rsidRPr="00CD23B7">
        <w:rPr>
          <w:lang w:val="ru-RU"/>
        </w:rPr>
        <w:t>На диаграммах классов показываются классы, интерфейсы и отношения между ними.</w:t>
      </w:r>
    </w:p>
    <w:p w14:paraId="294242D1" w14:textId="77777777" w:rsidR="00CC6069" w:rsidRPr="00D20FD3" w:rsidRDefault="00000000" w:rsidP="00D20FD3">
      <w:pPr>
        <w:pStyle w:val="a0"/>
        <w:ind w:firstLine="720"/>
        <w:rPr>
          <w:lang w:val="ru-RU"/>
        </w:rPr>
      </w:pPr>
      <w:r w:rsidRPr="00D20FD3">
        <w:rPr>
          <w:lang w:val="ru-RU"/>
        </w:rPr>
        <w:t>Класс — основной строительный блок программных систем. Каждый класс имеет: - Название — в верхней секции - Атрибуты — именованные свойства класса (средняя секция) - Операции — услуги, предоставляемые объектами класса (нижняя секция)</w:t>
      </w:r>
    </w:p>
    <w:p w14:paraId="6E0A20DB" w14:textId="77777777" w:rsidR="00CC6069" w:rsidRPr="00D20FD3" w:rsidRDefault="00000000" w:rsidP="00D20FD3">
      <w:pPr>
        <w:pStyle w:val="a0"/>
        <w:ind w:firstLine="720"/>
      </w:pPr>
      <w:proofErr w:type="spellStart"/>
      <w:r w:rsidRPr="00D20FD3">
        <w:t>Отношения</w:t>
      </w:r>
      <w:proofErr w:type="spellEnd"/>
      <w:r w:rsidRPr="00D20FD3">
        <w:t>:</w:t>
      </w:r>
    </w:p>
    <w:p w14:paraId="159B67FC" w14:textId="77777777" w:rsidR="00CC6069" w:rsidRPr="00D20FD3" w:rsidRDefault="00000000" w:rsidP="00D20FD3">
      <w:pPr>
        <w:pStyle w:val="Compact"/>
        <w:numPr>
          <w:ilvl w:val="0"/>
          <w:numId w:val="44"/>
        </w:numPr>
        <w:rPr>
          <w:lang w:val="ru-RU"/>
        </w:rPr>
      </w:pPr>
      <w:r w:rsidRPr="00D20FD3">
        <w:rPr>
          <w:lang w:val="ru-RU"/>
        </w:rPr>
        <w:t xml:space="preserve">Ассоциация — связь между объектами, может иметь кратность (1, *, </w:t>
      </w:r>
      <w:proofErr w:type="gramStart"/>
      <w:r w:rsidRPr="00D20FD3">
        <w:rPr>
          <w:lang w:val="ru-RU"/>
        </w:rPr>
        <w:t>0..</w:t>
      </w:r>
      <w:proofErr w:type="gramEnd"/>
      <w:r w:rsidRPr="00D20FD3">
        <w:rPr>
          <w:lang w:val="ru-RU"/>
        </w:rPr>
        <w:t>1)</w:t>
      </w:r>
    </w:p>
    <w:p w14:paraId="05F0F881" w14:textId="77777777" w:rsidR="00CC6069" w:rsidRPr="00D20FD3" w:rsidRDefault="00000000" w:rsidP="00D20FD3">
      <w:pPr>
        <w:pStyle w:val="Compact"/>
        <w:numPr>
          <w:ilvl w:val="0"/>
          <w:numId w:val="44"/>
        </w:numPr>
        <w:rPr>
          <w:lang w:val="ru-RU"/>
        </w:rPr>
      </w:pPr>
      <w:r w:rsidRPr="00D20FD3">
        <w:rPr>
          <w:lang w:val="ru-RU"/>
        </w:rPr>
        <w:t>Обобщение — связь класс-родитель и класс-потомок (наследование)</w:t>
      </w:r>
    </w:p>
    <w:p w14:paraId="087A2B0F" w14:textId="77777777" w:rsidR="00CC6069" w:rsidRPr="00D20FD3" w:rsidRDefault="00000000" w:rsidP="00D20FD3">
      <w:pPr>
        <w:pStyle w:val="Compact"/>
        <w:numPr>
          <w:ilvl w:val="0"/>
          <w:numId w:val="44"/>
        </w:numPr>
        <w:rPr>
          <w:lang w:val="ru-RU"/>
        </w:rPr>
      </w:pPr>
      <w:r w:rsidRPr="00D20FD3">
        <w:rPr>
          <w:lang w:val="ru-RU"/>
        </w:rPr>
        <w:t>Зависимость — отношение использования (изменение одного элемента влияет на другой)</w:t>
      </w:r>
    </w:p>
    <w:p w14:paraId="51D288C8" w14:textId="77777777" w:rsidR="00CC6069" w:rsidRPr="00D20FD3" w:rsidRDefault="00000000" w:rsidP="00D20FD3">
      <w:pPr>
        <w:pStyle w:val="Compact"/>
        <w:numPr>
          <w:ilvl w:val="0"/>
          <w:numId w:val="44"/>
        </w:numPr>
        <w:rPr>
          <w:lang w:val="ru-RU"/>
        </w:rPr>
      </w:pPr>
      <w:r w:rsidRPr="00D20FD3">
        <w:rPr>
          <w:lang w:val="ru-RU"/>
        </w:rPr>
        <w:t>Агрегация — отношение «часть-целое» (часть может существовать отдельно)</w:t>
      </w:r>
    </w:p>
    <w:p w14:paraId="14D6528D" w14:textId="77777777" w:rsidR="00CC6069" w:rsidRPr="00D20FD3" w:rsidRDefault="00000000" w:rsidP="00D20FD3">
      <w:pPr>
        <w:pStyle w:val="Compact"/>
        <w:numPr>
          <w:ilvl w:val="0"/>
          <w:numId w:val="44"/>
        </w:numPr>
        <w:rPr>
          <w:lang w:val="ru-RU"/>
        </w:rPr>
      </w:pPr>
      <w:r w:rsidRPr="00D20FD3">
        <w:rPr>
          <w:lang w:val="ru-RU"/>
        </w:rPr>
        <w:t>Композиция — строгое отношение «часть-целое» (часть не может существовать без целого)</w:t>
      </w:r>
    </w:p>
    <w:p w14:paraId="7D29A24B" w14:textId="77777777" w:rsidR="00CC6069" w:rsidRPr="00D20FD3" w:rsidRDefault="00000000" w:rsidP="00D20FD3">
      <w:pPr>
        <w:pStyle w:val="Compact"/>
        <w:numPr>
          <w:ilvl w:val="0"/>
          <w:numId w:val="44"/>
        </w:numPr>
      </w:pPr>
      <w:proofErr w:type="spellStart"/>
      <w:r w:rsidRPr="00D20FD3">
        <w:t>Реализация</w:t>
      </w:r>
      <w:proofErr w:type="spellEnd"/>
      <w:r w:rsidRPr="00D20FD3">
        <w:t xml:space="preserve"> — </w:t>
      </w:r>
      <w:proofErr w:type="spellStart"/>
      <w:r w:rsidRPr="00D20FD3">
        <w:t>класс</w:t>
      </w:r>
      <w:proofErr w:type="spellEnd"/>
      <w:r w:rsidRPr="00D20FD3">
        <w:t xml:space="preserve"> </w:t>
      </w:r>
      <w:proofErr w:type="spellStart"/>
      <w:r w:rsidRPr="00D20FD3">
        <w:t>реализует</w:t>
      </w:r>
      <w:proofErr w:type="spellEnd"/>
      <w:r w:rsidRPr="00D20FD3">
        <w:t xml:space="preserve"> интерфейс</w:t>
      </w:r>
    </w:p>
    <w:p w14:paraId="4144047E" w14:textId="77777777" w:rsidR="00CC6069" w:rsidRDefault="00000000" w:rsidP="00D20FD3">
      <w:pPr>
        <w:pStyle w:val="2"/>
        <w:ind w:firstLine="720"/>
      </w:pPr>
      <w:bookmarkStart w:id="64" w:name="диаграмма-классов"/>
      <w:bookmarkStart w:id="65" w:name="_Toc221052859"/>
      <w:bookmarkEnd w:id="62"/>
      <w:r>
        <w:lastRenderedPageBreak/>
        <w:t>4.6 Диаграмма классов</w:t>
      </w:r>
      <w:bookmarkEnd w:id="65"/>
    </w:p>
    <w:p w14:paraId="053DF5B2" w14:textId="77777777" w:rsidR="00CC6069" w:rsidRDefault="00000000" w:rsidP="00D20FD3">
      <w:pPr>
        <w:pStyle w:val="CaptionedFigure"/>
        <w:jc w:val="center"/>
      </w:pPr>
      <w:bookmarkStart w:id="66" w:name="отношения-1"/>
      <w:r>
        <w:rPr>
          <w:noProof/>
        </w:rPr>
        <w:drawing>
          <wp:inline distT="0" distB="0" distL="0" distR="0" wp14:anchorId="640AFFF5" wp14:editId="33853A51">
            <wp:extent cx="6182596" cy="5344662"/>
            <wp:effectExtent l="0" t="0" r="0" b="0"/>
            <wp:docPr id="102" name="Picture" descr="Рисунок 4.2 — Диаграмма классов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imgs/CLASS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8024" cy="5357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63A76E" w14:textId="55BC8611" w:rsidR="00CC6069" w:rsidRPr="00CD23B7" w:rsidRDefault="00000000" w:rsidP="00D20FD3">
      <w:pPr>
        <w:pStyle w:val="ImageCaption"/>
        <w:jc w:val="center"/>
        <w:rPr>
          <w:lang w:val="ru-RU"/>
        </w:rPr>
      </w:pPr>
      <w:r w:rsidRPr="00CD23B7">
        <w:rPr>
          <w:lang w:val="ru-RU"/>
        </w:rPr>
        <w:t>Рисунок 4.2 — Диаграмма классов</w:t>
      </w:r>
      <w:bookmarkStart w:id="67" w:name="список-использованных-источников"/>
      <w:bookmarkEnd w:id="51"/>
      <w:bookmarkEnd w:id="64"/>
      <w:bookmarkEnd w:id="66"/>
      <w:bookmarkEnd w:id="67"/>
    </w:p>
    <w:sectPr w:rsidR="00CC6069" w:rsidRPr="00CD23B7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599EF9" w14:textId="77777777" w:rsidR="00673CB9" w:rsidRDefault="00673CB9">
      <w:pPr>
        <w:spacing w:line="240" w:lineRule="auto"/>
      </w:pPr>
      <w:r>
        <w:separator/>
      </w:r>
    </w:p>
  </w:endnote>
  <w:endnote w:type="continuationSeparator" w:id="0">
    <w:p w14:paraId="37A1F004" w14:textId="77777777" w:rsidR="00673CB9" w:rsidRDefault="00673CB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6B846" w14:textId="77777777" w:rsidR="00CD23B7" w:rsidRDefault="00CD23B7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3493416"/>
      <w:docPartObj>
        <w:docPartGallery w:val="Page Numbers (Bottom of Page)"/>
        <w:docPartUnique/>
      </w:docPartObj>
    </w:sdtPr>
    <w:sdtContent>
      <w:p w14:paraId="7225D1EC" w14:textId="77777777" w:rsidR="00CD23B7" w:rsidRDefault="00CD23B7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31</w:t>
        </w:r>
        <w:r>
          <w:fldChar w:fldCharType="end"/>
        </w:r>
      </w:p>
    </w:sdtContent>
  </w:sdt>
  <w:p w14:paraId="2FF34AF0" w14:textId="77777777" w:rsidR="00CD23B7" w:rsidRDefault="00CD23B7">
    <w:pPr>
      <w:pStyle w:val="a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75CD8" w14:textId="77777777" w:rsidR="00CD23B7" w:rsidRDefault="00CD23B7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02C93" w14:textId="77777777" w:rsidR="00673CB9" w:rsidRDefault="00673CB9">
      <w:r>
        <w:separator/>
      </w:r>
    </w:p>
  </w:footnote>
  <w:footnote w:type="continuationSeparator" w:id="0">
    <w:p w14:paraId="5F1E6311" w14:textId="77777777" w:rsidR="00673CB9" w:rsidRDefault="00673C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103407" w14:textId="77777777" w:rsidR="00CD23B7" w:rsidRDefault="00CD23B7">
    <w:pPr>
      <w:pStyle w:val="af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AA948" w14:textId="77777777" w:rsidR="00CD23B7" w:rsidRDefault="00CD23B7">
    <w:pPr>
      <w:pStyle w:val="af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0732F" w14:textId="77777777" w:rsidR="00CD23B7" w:rsidRDefault="00CD23B7">
    <w:pPr>
      <w:pStyle w:val="a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648122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8EE0A26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034CDDD8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B96AB7"/>
    <w:multiLevelType w:val="multilevel"/>
    <w:tmpl w:val="8EE0A26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057579ED"/>
    <w:multiLevelType w:val="multilevel"/>
    <w:tmpl w:val="566A78C6"/>
    <w:lvl w:ilvl="0">
      <w:start w:val="1"/>
      <w:numFmt w:val="bullet"/>
      <w:lvlText w:val="―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5" w15:restartNumberingAfterBreak="0">
    <w:nsid w:val="0C595222"/>
    <w:multiLevelType w:val="multilevel"/>
    <w:tmpl w:val="D7381ADA"/>
    <w:lvl w:ilvl="0">
      <w:start w:val="1"/>
      <w:numFmt w:val="bullet"/>
      <w:lvlText w:val="―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6" w15:restartNumberingAfterBreak="0">
    <w:nsid w:val="0DCA31B2"/>
    <w:multiLevelType w:val="multilevel"/>
    <w:tmpl w:val="66D216FA"/>
    <w:lvl w:ilvl="0">
      <w:start w:val="1"/>
      <w:numFmt w:val="bullet"/>
      <w:lvlText w:val="―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7" w15:restartNumberingAfterBreak="0">
    <w:nsid w:val="11C32C14"/>
    <w:multiLevelType w:val="multilevel"/>
    <w:tmpl w:val="D334015E"/>
    <w:lvl w:ilvl="0">
      <w:start w:val="1"/>
      <w:numFmt w:val="bullet"/>
      <w:lvlText w:val="―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8" w15:restartNumberingAfterBreak="0">
    <w:nsid w:val="1E821C93"/>
    <w:multiLevelType w:val="multilevel"/>
    <w:tmpl w:val="D7381ADA"/>
    <w:lvl w:ilvl="0">
      <w:start w:val="1"/>
      <w:numFmt w:val="bullet"/>
      <w:lvlText w:val="―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" w15:restartNumberingAfterBreak="0">
    <w:nsid w:val="2A25183E"/>
    <w:multiLevelType w:val="multilevel"/>
    <w:tmpl w:val="E822EA3C"/>
    <w:lvl w:ilvl="0">
      <w:start w:val="1"/>
      <w:numFmt w:val="bullet"/>
      <w:lvlText w:val="―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0" w15:restartNumberingAfterBreak="0">
    <w:nsid w:val="2D025793"/>
    <w:multiLevelType w:val="hybridMultilevel"/>
    <w:tmpl w:val="F6AA9C5E"/>
    <w:lvl w:ilvl="0" w:tplc="BB788C44">
      <w:start w:val="1"/>
      <w:numFmt w:val="bullet"/>
      <w:lvlText w:val="―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31409D"/>
    <w:multiLevelType w:val="multilevel"/>
    <w:tmpl w:val="8EE0A26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2" w15:restartNumberingAfterBreak="0">
    <w:nsid w:val="3D4301B3"/>
    <w:multiLevelType w:val="hybridMultilevel"/>
    <w:tmpl w:val="DACC7680"/>
    <w:lvl w:ilvl="0" w:tplc="BB788C44">
      <w:start w:val="1"/>
      <w:numFmt w:val="bullet"/>
      <w:lvlText w:val="―"/>
      <w:lvlJc w:val="left"/>
      <w:pPr>
        <w:ind w:left="168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3" w15:restartNumberingAfterBreak="0">
    <w:nsid w:val="3F346C75"/>
    <w:multiLevelType w:val="multilevel"/>
    <w:tmpl w:val="B3B6036E"/>
    <w:lvl w:ilvl="0">
      <w:start w:val="1"/>
      <w:numFmt w:val="bullet"/>
      <w:lvlText w:val="―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4" w15:restartNumberingAfterBreak="0">
    <w:nsid w:val="5A7A4B6A"/>
    <w:multiLevelType w:val="hybridMultilevel"/>
    <w:tmpl w:val="EFF2B9E8"/>
    <w:lvl w:ilvl="0" w:tplc="BB788C44">
      <w:start w:val="1"/>
      <w:numFmt w:val="bullet"/>
      <w:lvlText w:val="―"/>
      <w:lvlJc w:val="left"/>
      <w:pPr>
        <w:ind w:left="9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5" w15:restartNumberingAfterBreak="0">
    <w:nsid w:val="5BCC626B"/>
    <w:multiLevelType w:val="multilevel"/>
    <w:tmpl w:val="7EC2473C"/>
    <w:lvl w:ilvl="0">
      <w:start w:val="1"/>
      <w:numFmt w:val="bullet"/>
      <w:lvlText w:val="―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6" w15:restartNumberingAfterBreak="0">
    <w:nsid w:val="678B163C"/>
    <w:multiLevelType w:val="multilevel"/>
    <w:tmpl w:val="E822EA3C"/>
    <w:lvl w:ilvl="0">
      <w:start w:val="1"/>
      <w:numFmt w:val="bullet"/>
      <w:lvlText w:val="―"/>
      <w:lvlJc w:val="left"/>
      <w:pPr>
        <w:ind w:left="720" w:hanging="480"/>
      </w:pPr>
      <w:rPr>
        <w:rFonts w:ascii="Times New Roman" w:hAnsi="Times New Roman" w:cs="Times New Roman" w:hint="default"/>
      </w:r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7" w15:restartNumberingAfterBreak="0">
    <w:nsid w:val="773F78E3"/>
    <w:multiLevelType w:val="multilevel"/>
    <w:tmpl w:val="3510198A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lowerLetter"/>
      <w:lvlText w:val="%2)"/>
      <w:lvlJc w:val="left"/>
      <w:pPr>
        <w:ind w:left="1320" w:hanging="36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311323297">
    <w:abstractNumId w:val="0"/>
  </w:num>
  <w:num w:numId="2" w16cid:durableId="6353304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09911042">
    <w:abstractNumId w:val="1"/>
  </w:num>
  <w:num w:numId="4" w16cid:durableId="2076321442">
    <w:abstractNumId w:val="1"/>
  </w:num>
  <w:num w:numId="5" w16cid:durableId="841896833">
    <w:abstractNumId w:val="1"/>
  </w:num>
  <w:num w:numId="6" w16cid:durableId="382750801">
    <w:abstractNumId w:val="1"/>
  </w:num>
  <w:num w:numId="7" w16cid:durableId="10385508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099835555">
    <w:abstractNumId w:val="1"/>
  </w:num>
  <w:num w:numId="9" w16cid:durableId="378631191">
    <w:abstractNumId w:val="1"/>
  </w:num>
  <w:num w:numId="10" w16cid:durableId="428624551">
    <w:abstractNumId w:val="1"/>
  </w:num>
  <w:num w:numId="11" w16cid:durableId="152150588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292037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05029091">
    <w:abstractNumId w:val="1"/>
  </w:num>
  <w:num w:numId="14" w16cid:durableId="385764059">
    <w:abstractNumId w:val="1"/>
  </w:num>
  <w:num w:numId="15" w16cid:durableId="1301110590">
    <w:abstractNumId w:val="1"/>
  </w:num>
  <w:num w:numId="16" w16cid:durableId="610433758">
    <w:abstractNumId w:val="1"/>
  </w:num>
  <w:num w:numId="17" w16cid:durableId="2730263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25306538">
    <w:abstractNumId w:val="1"/>
  </w:num>
  <w:num w:numId="19" w16cid:durableId="655767840">
    <w:abstractNumId w:val="1"/>
  </w:num>
  <w:num w:numId="20" w16cid:durableId="5298756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27447939">
    <w:abstractNumId w:val="1"/>
  </w:num>
  <w:num w:numId="22" w16cid:durableId="1480145445">
    <w:abstractNumId w:val="1"/>
  </w:num>
  <w:num w:numId="23" w16cid:durableId="217010834">
    <w:abstractNumId w:val="1"/>
  </w:num>
  <w:num w:numId="24" w16cid:durableId="8445919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195465822">
    <w:abstractNumId w:val="1"/>
  </w:num>
  <w:num w:numId="26" w16cid:durableId="1511599753">
    <w:abstractNumId w:val="1"/>
  </w:num>
  <w:num w:numId="27" w16cid:durableId="2142993322">
    <w:abstractNumId w:val="1"/>
  </w:num>
  <w:num w:numId="28" w16cid:durableId="1610165719">
    <w:abstractNumId w:val="1"/>
  </w:num>
  <w:num w:numId="29" w16cid:durableId="8655622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242882422">
    <w:abstractNumId w:val="10"/>
  </w:num>
  <w:num w:numId="31" w16cid:durableId="1087457449">
    <w:abstractNumId w:val="6"/>
  </w:num>
  <w:num w:numId="32" w16cid:durableId="1545940605">
    <w:abstractNumId w:val="15"/>
  </w:num>
  <w:num w:numId="33" w16cid:durableId="1021860899">
    <w:abstractNumId w:val="7"/>
  </w:num>
  <w:num w:numId="34" w16cid:durableId="1702511147">
    <w:abstractNumId w:val="12"/>
  </w:num>
  <w:num w:numId="35" w16cid:durableId="1845169998">
    <w:abstractNumId w:val="14"/>
  </w:num>
  <w:num w:numId="36" w16cid:durableId="996419360">
    <w:abstractNumId w:val="4"/>
  </w:num>
  <w:num w:numId="37" w16cid:durableId="838810507">
    <w:abstractNumId w:val="9"/>
  </w:num>
  <w:num w:numId="38" w16cid:durableId="1937637806">
    <w:abstractNumId w:val="17"/>
  </w:num>
  <w:num w:numId="39" w16cid:durableId="1445343387">
    <w:abstractNumId w:val="16"/>
  </w:num>
  <w:num w:numId="40" w16cid:durableId="1394036559">
    <w:abstractNumId w:val="11"/>
  </w:num>
  <w:num w:numId="41" w16cid:durableId="1578247913">
    <w:abstractNumId w:val="3"/>
  </w:num>
  <w:num w:numId="42" w16cid:durableId="11805366">
    <w:abstractNumId w:val="13"/>
  </w:num>
  <w:num w:numId="43" w16cid:durableId="1904097803">
    <w:abstractNumId w:val="8"/>
  </w:num>
  <w:num w:numId="44" w16cid:durableId="468085370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rasnikova Svetlana Anatolyevna">
    <w15:presenceInfo w15:providerId="None" w15:userId="Krasnikova Svetlana Anatolyevn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6069"/>
    <w:rsid w:val="00295FBE"/>
    <w:rsid w:val="004F0B64"/>
    <w:rsid w:val="00673CB9"/>
    <w:rsid w:val="00B0646B"/>
    <w:rsid w:val="00CC6069"/>
    <w:rsid w:val="00CD23B7"/>
    <w:rsid w:val="00D2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E8CAEE"/>
  <w15:docId w15:val="{2D6B735A-A2A6-4B11-8F8C-813B421A7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eader" w:uiPriority="9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D23B7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0"/>
    <w:uiPriority w:val="9"/>
    <w:qFormat/>
    <w:rsid w:val="00CD23B7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paragraph" w:styleId="2">
    <w:name w:val="heading 2"/>
    <w:basedOn w:val="a"/>
    <w:next w:val="a0"/>
    <w:uiPriority w:val="9"/>
    <w:unhideWhenUsed/>
    <w:qFormat/>
    <w:rsid w:val="00B0646B"/>
    <w:pPr>
      <w:keepNext/>
      <w:keepLines/>
      <w:spacing w:before="200"/>
      <w:outlineLvl w:val="1"/>
    </w:pPr>
    <w:rPr>
      <w:rFonts w:eastAsiaTheme="majorEastAsia" w:cstheme="majorBidi"/>
      <w:b/>
      <w:bCs/>
      <w:color w:val="000000" w:themeColor="text1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CD23B7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uiPriority w:val="99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">
    <w:name w:val="header"/>
    <w:basedOn w:val="a"/>
    <w:link w:val="af0"/>
    <w:uiPriority w:val="99"/>
    <w:unhideWhenUsed/>
    <w:rsid w:val="00CD23B7"/>
    <w:pPr>
      <w:tabs>
        <w:tab w:val="center" w:pos="4677"/>
        <w:tab w:val="right" w:pos="9355"/>
      </w:tabs>
    </w:pPr>
    <w:rPr>
      <w:szCs w:val="22"/>
      <w:lang w:val="ru-RU"/>
    </w:rPr>
  </w:style>
  <w:style w:type="character" w:customStyle="1" w:styleId="af0">
    <w:name w:val="Верхний колонтитул Знак"/>
    <w:basedOn w:val="a1"/>
    <w:link w:val="af"/>
    <w:uiPriority w:val="99"/>
    <w:rsid w:val="00CD23B7"/>
    <w:rPr>
      <w:rFonts w:ascii="Times New Roman" w:hAnsi="Times New Roman"/>
      <w:sz w:val="28"/>
      <w:szCs w:val="22"/>
      <w:lang w:val="ru-RU"/>
    </w:rPr>
  </w:style>
  <w:style w:type="paragraph" w:styleId="af1">
    <w:name w:val="footer"/>
    <w:basedOn w:val="a"/>
    <w:link w:val="af2"/>
    <w:uiPriority w:val="99"/>
    <w:unhideWhenUsed/>
    <w:rsid w:val="00CD23B7"/>
    <w:pPr>
      <w:tabs>
        <w:tab w:val="center" w:pos="4677"/>
        <w:tab w:val="right" w:pos="9355"/>
      </w:tabs>
    </w:pPr>
    <w:rPr>
      <w:szCs w:val="22"/>
      <w:lang w:val="ru-RU"/>
    </w:rPr>
  </w:style>
  <w:style w:type="character" w:customStyle="1" w:styleId="af2">
    <w:name w:val="Нижний колонтитул Знак"/>
    <w:basedOn w:val="a1"/>
    <w:link w:val="af1"/>
    <w:uiPriority w:val="99"/>
    <w:rsid w:val="00CD23B7"/>
    <w:rPr>
      <w:rFonts w:ascii="Times New Roman" w:hAnsi="Times New Roman"/>
      <w:sz w:val="28"/>
      <w:szCs w:val="22"/>
      <w:lang w:val="ru-RU"/>
    </w:rPr>
  </w:style>
  <w:style w:type="paragraph" w:styleId="af3">
    <w:name w:val="List Paragraph"/>
    <w:basedOn w:val="a"/>
    <w:rsid w:val="00CD23B7"/>
    <w:pPr>
      <w:ind w:left="720"/>
      <w:contextualSpacing/>
    </w:pPr>
  </w:style>
  <w:style w:type="paragraph" w:styleId="10">
    <w:name w:val="toc 1"/>
    <w:basedOn w:val="a"/>
    <w:next w:val="a"/>
    <w:autoRedefine/>
    <w:uiPriority w:val="39"/>
    <w:rsid w:val="00D20FD3"/>
    <w:pPr>
      <w:spacing w:after="100"/>
    </w:pPr>
  </w:style>
  <w:style w:type="paragraph" w:styleId="20">
    <w:name w:val="toc 2"/>
    <w:basedOn w:val="a"/>
    <w:next w:val="a"/>
    <w:autoRedefine/>
    <w:uiPriority w:val="39"/>
    <w:rsid w:val="00D20FD3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5470A-20FB-483B-8B35-FE61276B83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2340</Words>
  <Characters>13338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Евгений Кротов</dc:creator>
  <cp:keywords/>
  <cp:lastModifiedBy>Евгений Кротов</cp:lastModifiedBy>
  <cp:revision>2</cp:revision>
  <dcterms:created xsi:type="dcterms:W3CDTF">2026-02-03T20:14:00Z</dcterms:created>
  <dcterms:modified xsi:type="dcterms:W3CDTF">2026-02-03T20:14:00Z</dcterms:modified>
</cp:coreProperties>
</file>